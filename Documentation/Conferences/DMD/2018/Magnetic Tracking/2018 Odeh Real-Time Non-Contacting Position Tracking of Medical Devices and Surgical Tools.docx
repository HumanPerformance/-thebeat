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681A2" w14:textId="1E29721A" w:rsidR="00CF3730" w:rsidRPr="00CC504C" w:rsidRDefault="003A1755" w:rsidP="00CC504C">
      <w:pPr>
        <w:pStyle w:val="NoSpacing"/>
        <w:rPr>
          <w:rFonts w:ascii="Times New Roman" w:hAnsi="Times New Roman"/>
          <w:b/>
          <w:sz w:val="28"/>
          <w:szCs w:val="28"/>
        </w:rPr>
      </w:pPr>
      <w:r w:rsidRPr="00CC504C">
        <w:rPr>
          <w:rFonts w:ascii="Times New Roman" w:hAnsi="Times New Roman"/>
          <w:b/>
          <w:sz w:val="28"/>
          <w:szCs w:val="28"/>
        </w:rPr>
        <w:t>Real-Time</w:t>
      </w:r>
      <w:r w:rsidR="006A32BF" w:rsidRPr="00CC504C">
        <w:rPr>
          <w:rFonts w:ascii="Times New Roman" w:hAnsi="Times New Roman"/>
          <w:b/>
          <w:sz w:val="28"/>
          <w:szCs w:val="28"/>
        </w:rPr>
        <w:t>, Non-Contacting</w:t>
      </w:r>
      <w:r w:rsidR="00417002" w:rsidRPr="00CC504C">
        <w:rPr>
          <w:rFonts w:ascii="Times New Roman" w:hAnsi="Times New Roman"/>
          <w:b/>
          <w:sz w:val="28"/>
          <w:szCs w:val="28"/>
        </w:rPr>
        <w:t xml:space="preserve"> Position Tracking of </w:t>
      </w:r>
      <w:r w:rsidR="007020E6" w:rsidRPr="00CC504C">
        <w:rPr>
          <w:rFonts w:ascii="Times New Roman" w:hAnsi="Times New Roman"/>
          <w:b/>
          <w:sz w:val="28"/>
          <w:szCs w:val="28"/>
        </w:rPr>
        <w:t>Medical Devices</w:t>
      </w:r>
      <w:r w:rsidR="006A32BF" w:rsidRPr="00CC504C">
        <w:rPr>
          <w:rFonts w:ascii="Times New Roman" w:hAnsi="Times New Roman"/>
          <w:b/>
          <w:sz w:val="28"/>
          <w:szCs w:val="28"/>
        </w:rPr>
        <w:t xml:space="preserve"> and Surgical Tools through the</w:t>
      </w:r>
      <w:r w:rsidR="007020E6" w:rsidRPr="00CC504C">
        <w:rPr>
          <w:rFonts w:ascii="Times New Roman" w:hAnsi="Times New Roman"/>
          <w:b/>
          <w:sz w:val="28"/>
          <w:szCs w:val="28"/>
        </w:rPr>
        <w:t xml:space="preserve"> A</w:t>
      </w:r>
      <w:r w:rsidRPr="00CC504C">
        <w:rPr>
          <w:rFonts w:ascii="Times New Roman" w:hAnsi="Times New Roman"/>
          <w:b/>
          <w:sz w:val="28"/>
          <w:szCs w:val="28"/>
        </w:rPr>
        <w:t>naly</w:t>
      </w:r>
      <w:r w:rsidR="006A32BF" w:rsidRPr="00CC504C">
        <w:rPr>
          <w:rFonts w:ascii="Times New Roman" w:hAnsi="Times New Roman"/>
          <w:b/>
          <w:sz w:val="28"/>
          <w:szCs w:val="28"/>
        </w:rPr>
        <w:t>sis</w:t>
      </w:r>
      <w:r w:rsidRPr="00CC504C">
        <w:rPr>
          <w:rFonts w:ascii="Times New Roman" w:hAnsi="Times New Roman"/>
          <w:b/>
          <w:sz w:val="28"/>
          <w:szCs w:val="28"/>
        </w:rPr>
        <w:t xml:space="preserve"> </w:t>
      </w:r>
      <w:r w:rsidR="006A32BF" w:rsidRPr="00CC504C">
        <w:rPr>
          <w:rFonts w:ascii="Times New Roman" w:hAnsi="Times New Roman"/>
          <w:b/>
          <w:sz w:val="28"/>
          <w:szCs w:val="28"/>
        </w:rPr>
        <w:t xml:space="preserve">of </w:t>
      </w:r>
      <w:r w:rsidR="00CC07E0">
        <w:rPr>
          <w:rFonts w:ascii="Times New Roman" w:hAnsi="Times New Roman"/>
          <w:b/>
          <w:sz w:val="28"/>
          <w:szCs w:val="28"/>
        </w:rPr>
        <w:t>Magnetic Field Vectors</w:t>
      </w:r>
    </w:p>
    <w:p w14:paraId="5487C532" w14:textId="77777777" w:rsidR="00CF3730" w:rsidRPr="00AF16EC" w:rsidRDefault="00CF3730" w:rsidP="00CC504C">
      <w:pPr>
        <w:pStyle w:val="NoSpacing"/>
      </w:pPr>
    </w:p>
    <w:p w14:paraId="77A4E27B" w14:textId="77777777" w:rsidR="00EB2402" w:rsidRPr="006972F5" w:rsidRDefault="003A1755" w:rsidP="00CC504C">
      <w:pPr>
        <w:pStyle w:val="NoSpacing"/>
        <w:rPr>
          <w:vertAlign w:val="superscript"/>
          <w:lang w:val="de-DE"/>
        </w:rPr>
      </w:pPr>
      <w:r w:rsidRPr="006972F5">
        <w:rPr>
          <w:lang w:val="de-DE"/>
        </w:rPr>
        <w:t>Mohammad Odeh</w:t>
      </w:r>
      <w:r w:rsidRPr="006972F5">
        <w:rPr>
          <w:vertAlign w:val="superscript"/>
          <w:lang w:val="de-DE"/>
        </w:rPr>
        <w:t>1</w:t>
      </w:r>
    </w:p>
    <w:p w14:paraId="0B9193C1" w14:textId="77777777" w:rsidR="00CF3730" w:rsidRPr="006972F5" w:rsidRDefault="003A1755" w:rsidP="00CC504C">
      <w:pPr>
        <w:pStyle w:val="NoSpacing"/>
        <w:rPr>
          <w:vertAlign w:val="superscript"/>
          <w:lang w:val="de-DE"/>
        </w:rPr>
      </w:pPr>
      <w:r w:rsidRPr="006972F5">
        <w:rPr>
          <w:lang w:val="de-DE"/>
        </w:rPr>
        <w:t>Edward Daniel Nichols</w:t>
      </w:r>
      <w:r w:rsidRPr="006972F5">
        <w:rPr>
          <w:vertAlign w:val="superscript"/>
          <w:lang w:val="de-DE"/>
        </w:rPr>
        <w:t>1</w:t>
      </w:r>
    </w:p>
    <w:p w14:paraId="6ADE0B62" w14:textId="77777777" w:rsidR="003A1755" w:rsidRPr="006972F5" w:rsidRDefault="003A1755" w:rsidP="00CC504C">
      <w:pPr>
        <w:pStyle w:val="NoSpacing"/>
        <w:rPr>
          <w:vertAlign w:val="superscript"/>
          <w:lang w:val="de-DE"/>
        </w:rPr>
      </w:pPr>
      <w:r w:rsidRPr="006972F5">
        <w:rPr>
          <w:lang w:val="de-DE"/>
        </w:rPr>
        <w:t>Fluvio Lobo</w:t>
      </w:r>
      <w:r w:rsidRPr="006972F5">
        <w:rPr>
          <w:vertAlign w:val="superscript"/>
          <w:lang w:val="de-DE"/>
        </w:rPr>
        <w:t>1</w:t>
      </w:r>
    </w:p>
    <w:p w14:paraId="63679840" w14:textId="77777777" w:rsidR="003A1755" w:rsidRPr="003A1755" w:rsidRDefault="003A1755" w:rsidP="00CC504C">
      <w:pPr>
        <w:pStyle w:val="NoSpacing"/>
        <w:rPr>
          <w:vertAlign w:val="superscript"/>
        </w:rPr>
      </w:pPr>
      <w:r>
        <w:t>Jack Stubbs</w:t>
      </w:r>
      <w:r w:rsidR="00CF3730" w:rsidRPr="00E670AE">
        <w:rPr>
          <w:vertAlign w:val="superscript"/>
        </w:rPr>
        <w:t>1</w:t>
      </w:r>
    </w:p>
    <w:p w14:paraId="1848AD96" w14:textId="77777777" w:rsidR="00CF3730" w:rsidRPr="00C660D8" w:rsidRDefault="00CF3730" w:rsidP="00CC504C">
      <w:pPr>
        <w:pStyle w:val="NoSpacing"/>
      </w:pPr>
    </w:p>
    <w:p w14:paraId="4B8A4D37" w14:textId="2F84A03D" w:rsidR="00F92053" w:rsidRPr="00C22BDB" w:rsidRDefault="003A1755" w:rsidP="00CC504C">
      <w:pPr>
        <w:pStyle w:val="NoSpacing"/>
      </w:pPr>
      <w:r>
        <w:t xml:space="preserve">Institute for Simulation and Training, </w:t>
      </w:r>
      <w:r w:rsidR="0040295A">
        <w:t xml:space="preserve">Center for Applied Research, </w:t>
      </w:r>
      <w:r>
        <w:t>University of Central Florida</w:t>
      </w:r>
      <w:r w:rsidR="00CF3730" w:rsidRPr="00E670AE">
        <w:rPr>
          <w:vertAlign w:val="superscript"/>
        </w:rPr>
        <w:t>1</w:t>
      </w:r>
    </w:p>
    <w:p w14:paraId="716711AE" w14:textId="77777777" w:rsidR="00CF3730" w:rsidRPr="00AF16EC" w:rsidRDefault="00CF3730" w:rsidP="00CC504C">
      <w:pPr>
        <w:pStyle w:val="Heading1"/>
      </w:pPr>
      <w:r w:rsidRPr="00AF16EC">
        <w:t xml:space="preserve">1 </w:t>
      </w:r>
      <w:r w:rsidRPr="00C660D8">
        <w:t>Background</w:t>
      </w:r>
    </w:p>
    <w:p w14:paraId="1A1E44C3" w14:textId="176BCD7E" w:rsidR="008E366E" w:rsidRDefault="001F2BBA" w:rsidP="00224B17">
      <w:pPr>
        <w:pStyle w:val="NoSpacing"/>
        <w:ind w:firstLine="270"/>
      </w:pPr>
      <w:r w:rsidRPr="004F4CDC">
        <w:t>As the demand for increasingly advanced invasive medical procedures rises with the average age of the population, it also becomes increasingly compelling to facilitate and extend the spatial awareness and dexterity of surgeons, both human and robotic.</w:t>
      </w:r>
      <w:r w:rsidR="008E366E" w:rsidRPr="004F4CDC">
        <w:t xml:space="preserve"> </w:t>
      </w:r>
      <w:r w:rsidR="000648A1" w:rsidRPr="004F4CDC">
        <w:t xml:space="preserve">One may accomplish this by tracking an object digitally and representing its </w:t>
      </w:r>
      <w:r w:rsidR="00892C47">
        <w:t xml:space="preserve">form and </w:t>
      </w:r>
      <w:r w:rsidR="000648A1" w:rsidRPr="004F4CDC">
        <w:t>motion in a</w:t>
      </w:r>
      <w:r w:rsidR="00727587">
        <w:t xml:space="preserve"> close</w:t>
      </w:r>
      <w:r w:rsidR="000648A1" w:rsidRPr="004F4CDC">
        <w:t xml:space="preserve"> virtual </w:t>
      </w:r>
      <w:r w:rsidR="00892C47">
        <w:t>model of the area around an incision</w:t>
      </w:r>
      <w:r w:rsidR="00727587">
        <w:t>, such as through an augmented reality platform</w:t>
      </w:r>
      <w:r w:rsidR="000648A1" w:rsidRPr="004F4CDC">
        <w:t xml:space="preserve">. </w:t>
      </w:r>
      <w:r w:rsidRPr="004F4CDC">
        <w:t>Several g</w:t>
      </w:r>
      <w:r w:rsidR="00A23D61" w:rsidRPr="004F4CDC">
        <w:t>roups across</w:t>
      </w:r>
      <w:r w:rsidRPr="004F4CDC">
        <w:t xml:space="preserve"> a diverse range of</w:t>
      </w:r>
      <w:r w:rsidR="00A23D61" w:rsidRPr="004F4CDC">
        <w:t xml:space="preserve"> academia and industry have compe</w:t>
      </w:r>
      <w:r w:rsidR="00892C47">
        <w:t>ted to develop marginal improvements to</w:t>
      </w:r>
      <w:r w:rsidR="00A23D61" w:rsidRPr="004F4CDC">
        <w:t xml:space="preserve"> methods of digitally </w:t>
      </w:r>
      <w:r w:rsidRPr="004F4CDC">
        <w:t xml:space="preserve">tracking </w:t>
      </w:r>
      <w:r w:rsidR="00A23D61" w:rsidRPr="004F4CDC">
        <w:t>objects</w:t>
      </w:r>
      <w:r w:rsidR="00792858" w:rsidRPr="004F4CDC">
        <w:t xml:space="preserve"> </w:t>
      </w:r>
      <w:r w:rsidR="00892C47">
        <w:t>[</w:t>
      </w:r>
      <w:r w:rsidR="00CB09EC">
        <w:t xml:space="preserve">1, </w:t>
      </w:r>
      <w:r w:rsidR="00892C47">
        <w:t>3</w:t>
      </w:r>
      <w:r w:rsidR="00CB09EC">
        <w:t>, 5, and 6</w:t>
      </w:r>
      <w:r w:rsidR="00892C47">
        <w:t>]</w:t>
      </w:r>
      <w:r w:rsidR="00A23D61" w:rsidRPr="004F4CDC">
        <w:t xml:space="preserve">. In the entertainment industry in particular, object </w:t>
      </w:r>
      <w:r w:rsidR="008E366E" w:rsidRPr="004F4CDC">
        <w:t>tracking is a fundamental way of</w:t>
      </w:r>
      <w:r w:rsidR="00A23D61" w:rsidRPr="004F4CDC">
        <w:t xml:space="preserve"> bring</w:t>
      </w:r>
      <w:r w:rsidR="008E366E" w:rsidRPr="004F4CDC">
        <w:t>ing</w:t>
      </w:r>
      <w:r w:rsidR="004F4CDC" w:rsidRPr="004F4CDC">
        <w:t xml:space="preserve"> </w:t>
      </w:r>
      <w:r w:rsidR="00A23D61" w:rsidRPr="004F4CDC">
        <w:t>life</w:t>
      </w:r>
      <w:r w:rsidR="004F4CDC" w:rsidRPr="004F4CDC">
        <w:t>-like</w:t>
      </w:r>
      <w:r w:rsidR="008E366E" w:rsidRPr="004F4CDC">
        <w:t xml:space="preserve"> motion to an object represented in virtual</w:t>
      </w:r>
      <w:r w:rsidR="00A23D61" w:rsidRPr="004F4CDC">
        <w:t xml:space="preserve"> space.</w:t>
      </w:r>
      <w:r w:rsidRPr="004F4CDC">
        <w:t xml:space="preserve"> The generally accepted appro</w:t>
      </w:r>
      <w:r w:rsidR="003C254E">
        <w:t>ach is to use expansive, multi-camera</w:t>
      </w:r>
      <w:r w:rsidRPr="004F4CDC">
        <w:t xml:space="preserve"> computer vision (CV) systems to yield real-time tracking</w:t>
      </w:r>
      <w:r w:rsidR="00014A2E">
        <w:t xml:space="preserve"> </w:t>
      </w:r>
      <w:r w:rsidR="00014A2E" w:rsidRPr="00014A2E">
        <w:t>[</w:t>
      </w:r>
      <w:r w:rsidR="00014A2E">
        <w:t>4</w:t>
      </w:r>
      <w:r w:rsidR="00014A2E" w:rsidRPr="00014A2E">
        <w:t>]</w:t>
      </w:r>
      <w:r w:rsidRPr="004F4CDC">
        <w:t>.</w:t>
      </w:r>
      <w:r w:rsidR="008E366E" w:rsidRPr="004F4CDC">
        <w:t xml:space="preserve"> </w:t>
      </w:r>
      <w:r w:rsidRPr="004F4CDC">
        <w:t xml:space="preserve">However, this approach is not </w:t>
      </w:r>
      <w:r w:rsidR="000648A1" w:rsidRPr="004F4CDC">
        <w:t>suited for medical applications; CV is limited by a strict field of view.</w:t>
      </w:r>
      <w:r w:rsidR="00792858" w:rsidRPr="004F4CDC">
        <w:t xml:space="preserve"> </w:t>
      </w:r>
      <w:r w:rsidR="000648A1" w:rsidRPr="004F4CDC">
        <w:t>Accurately t</w:t>
      </w:r>
      <w:r w:rsidR="00727587">
        <w:t xml:space="preserve">racking </w:t>
      </w:r>
      <w:r w:rsidR="008E366E" w:rsidRPr="004F4CDC">
        <w:t xml:space="preserve">surgical instruments inside of organic tissues </w:t>
      </w:r>
      <w:r w:rsidR="000648A1" w:rsidRPr="004F4CDC">
        <w:t>must then be done another way.</w:t>
      </w:r>
    </w:p>
    <w:p w14:paraId="720E89E1" w14:textId="77777777" w:rsidR="00CA03FD" w:rsidRPr="004F4CDC" w:rsidRDefault="00CA03FD" w:rsidP="00CC504C">
      <w:pPr>
        <w:pStyle w:val="NoSpacing"/>
      </w:pPr>
    </w:p>
    <w:p w14:paraId="1640ACC2" w14:textId="1DD24211" w:rsidR="000648A1" w:rsidRPr="004F4CDC" w:rsidRDefault="00792858" w:rsidP="00224B17">
      <w:pPr>
        <w:pStyle w:val="NoSpacing"/>
        <w:ind w:firstLine="270"/>
      </w:pPr>
      <w:r w:rsidRPr="004F4CDC">
        <w:tab/>
        <w:t>Of the</w:t>
      </w:r>
      <w:r w:rsidR="00014A2E">
        <w:t xml:space="preserve"> m</w:t>
      </w:r>
      <w:r w:rsidR="00C67237">
        <w:t>ethods presently being investigated</w:t>
      </w:r>
      <w:r w:rsidR="001342CD">
        <w:t>,</w:t>
      </w:r>
      <w:r w:rsidRPr="004F4CDC">
        <w:t xml:space="preserve"> </w:t>
      </w:r>
      <w:r w:rsidR="001342CD">
        <w:t xml:space="preserve">none are as applicable in a </w:t>
      </w:r>
      <w:r w:rsidRPr="004F4CDC">
        <w:t xml:space="preserve">medical context as magnetic field sensing. </w:t>
      </w:r>
      <w:r w:rsidR="00E64AFF" w:rsidRPr="004F4CDC">
        <w:t>Human tissues are permeable to magnetic flux, and magnetic fields are well charac</w:t>
      </w:r>
      <w:r w:rsidR="00830F53" w:rsidRPr="004F4CDC">
        <w:t xml:space="preserve">terized. Upon this </w:t>
      </w:r>
      <w:r w:rsidR="004F4CDC" w:rsidRPr="004F4CDC">
        <w:t>motivation</w:t>
      </w:r>
      <w:r w:rsidR="00F63C03">
        <w:t>, we have constructed an inexpensive</w:t>
      </w:r>
      <w:r w:rsidR="00830F53" w:rsidRPr="004F4CDC">
        <w:t xml:space="preserve"> device </w:t>
      </w:r>
      <w:r w:rsidR="00F63C03">
        <w:t xml:space="preserve">from off-the-shelf parts </w:t>
      </w:r>
      <w:r w:rsidR="00830F53" w:rsidRPr="004F4CDC">
        <w:t>that enables the tracking of</w:t>
      </w:r>
      <w:r w:rsidR="00870CB0">
        <w:t xml:space="preserve"> a permanent magnet on </w:t>
      </w:r>
      <w:r w:rsidR="00830F53" w:rsidRPr="001F726F">
        <w:t>surface</w:t>
      </w:r>
      <w:r w:rsidR="004F4CDC" w:rsidRPr="00876425">
        <w:rPr>
          <w:b/>
          <w:i/>
          <w:color w:val="FF0000"/>
        </w:rPr>
        <w:t xml:space="preserve"> </w:t>
      </w:r>
      <w:r w:rsidR="004F4CDC" w:rsidRPr="00727587">
        <w:t>to serve as a foundati</w:t>
      </w:r>
      <w:r w:rsidR="001F726F">
        <w:t>on for future work in this field</w:t>
      </w:r>
      <w:r w:rsidR="004F4CDC" w:rsidRPr="00727587">
        <w:t>.</w:t>
      </w:r>
    </w:p>
    <w:p w14:paraId="4A303FA1" w14:textId="77777777" w:rsidR="004F4CDC" w:rsidRDefault="00CF3730" w:rsidP="00CC504C">
      <w:pPr>
        <w:pStyle w:val="Heading1"/>
      </w:pPr>
      <w:r>
        <w:t>2 Methods</w:t>
      </w:r>
    </w:p>
    <w:p w14:paraId="4B587367" w14:textId="1F2F3B1B" w:rsidR="0074701E" w:rsidRPr="0074701E" w:rsidRDefault="0074701E" w:rsidP="001F726F">
      <w:pPr>
        <w:pStyle w:val="Heading2"/>
      </w:pPr>
      <w:r w:rsidRPr="0074701E">
        <w:t xml:space="preserve">2.1 </w:t>
      </w:r>
      <w:r w:rsidR="00E404FB">
        <w:t>Analytical</w:t>
      </w:r>
      <w:r>
        <w:t xml:space="preserve"> </w:t>
      </w:r>
      <w:r w:rsidR="00E404FB">
        <w:t>Foundation</w:t>
      </w:r>
    </w:p>
    <w:p w14:paraId="3805E353" w14:textId="77777777" w:rsidR="004F4CDC" w:rsidRDefault="004F4CDC" w:rsidP="00224B17">
      <w:pPr>
        <w:pStyle w:val="NoSpacing"/>
        <w:spacing w:before="100" w:after="100"/>
        <w:ind w:firstLine="270"/>
      </w:pPr>
      <w:r>
        <w:tab/>
        <w:t>Electrom</w:t>
      </w:r>
      <w:r w:rsidR="00727587">
        <w:t>agnetic fields are</w:t>
      </w:r>
      <w:r w:rsidR="00D33537">
        <w:t xml:space="preserve"> </w:t>
      </w:r>
      <w:r>
        <w:t>characterized by fundamental principles.</w:t>
      </w:r>
      <w:r w:rsidR="00610E59">
        <w:t xml:space="preserve"> Given a</w:t>
      </w:r>
      <w:r w:rsidR="00D47E64">
        <w:t xml:space="preserve"> </w:t>
      </w:r>
      <w:r w:rsidR="00727587">
        <w:t xml:space="preserve">classic </w:t>
      </w:r>
      <w:r w:rsidR="00D47E64">
        <w:t>magnetic dipole</w:t>
      </w:r>
      <w:r w:rsidR="001342CD">
        <w:t xml:space="preserve"> centered at the origin</w:t>
      </w:r>
      <w:r w:rsidR="00D47E64">
        <w:t xml:space="preserve">, </w:t>
      </w:r>
      <w:r w:rsidR="00610E59">
        <w:t xml:space="preserve">its magnetic induction </w:t>
      </w:r>
      <w:r w:rsidR="008B6BD5">
        <w:t>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32"/>
      </w:tblGrid>
      <w:tr w:rsidR="00D33537" w14:paraId="67493E76" w14:textId="77777777" w:rsidTr="008842CB">
        <w:trPr>
          <w:trHeight w:val="576"/>
        </w:trPr>
        <w:tc>
          <w:tcPr>
            <w:tcW w:w="4032" w:type="dxa"/>
            <w:vAlign w:val="center"/>
          </w:tcPr>
          <w:p w14:paraId="54EEA6D7" w14:textId="77777777" w:rsidR="00D33537" w:rsidRPr="0074701E" w:rsidRDefault="00DE1933" w:rsidP="00C22BDB">
            <w:pPr>
              <w:pStyle w:val="NoSpacing"/>
              <w:spacing w:before="100" w:after="100"/>
            </w:pPr>
            <m:oMathPara>
              <m:oMathParaPr>
                <m:jc m:val="left"/>
              </m:oMathParaPr>
              <m:oMath>
                <m:acc>
                  <m:accPr>
                    <m:chr m:val="⃗"/>
                    <m:ctrlPr>
                      <w:rPr>
                        <w:rFonts w:ascii="Cambria Math" w:hAnsi="Cambria Math"/>
                        <w:b/>
                      </w:rPr>
                    </m:ctrlPr>
                  </m:accPr>
                  <m:e>
                    <m:r>
                      <m:rPr>
                        <m:sty m:val="b"/>
                      </m:rPr>
                      <w:rPr>
                        <w:rFonts w:ascii="Cambria Math" w:hAnsi="Cambria Math"/>
                      </w:rPr>
                      <m:t>B</m:t>
                    </m:r>
                  </m:e>
                </m:acc>
                <m:r>
                  <m:rPr>
                    <m:sty m:val="b"/>
                  </m:rPr>
                  <w:rPr>
                    <w:rFonts w:ascii="Cambria Math" w:hAnsi="Cambria Math"/>
                  </w:rPr>
                  <m:t>=</m:t>
                </m:r>
                <m:f>
                  <m:fPr>
                    <m:ctrlPr>
                      <w:rPr>
                        <w:rFonts w:ascii="Cambria Math" w:eastAsia="Calibri" w:hAnsi="Cambria Math"/>
                        <w:b/>
                      </w:rPr>
                    </m:ctrlPr>
                  </m:fPr>
                  <m:num>
                    <m:sSub>
                      <m:sSubPr>
                        <m:ctrlPr>
                          <w:rPr>
                            <w:rFonts w:ascii="Cambria Math" w:eastAsia="Calibri" w:hAnsi="Cambria Math"/>
                          </w:rPr>
                        </m:ctrlPr>
                      </m:sSubPr>
                      <m:e>
                        <m:r>
                          <w:rPr>
                            <w:rFonts w:ascii="Cambria Math" w:hAnsi="Cambria Math"/>
                          </w:rPr>
                          <m:t>μ</m:t>
                        </m:r>
                      </m:e>
                      <m:sub>
                        <m:r>
                          <w:rPr>
                            <w:rFonts w:ascii="Cambria Math" w:hAnsi="Cambria Math"/>
                          </w:rPr>
                          <m:t>0</m:t>
                        </m:r>
                      </m:sub>
                    </m:sSub>
                  </m:num>
                  <m:den>
                    <m:r>
                      <w:rPr>
                        <w:rFonts w:ascii="Cambria Math" w:hAnsi="Cambria Math"/>
                      </w:rPr>
                      <m:t>4π</m:t>
                    </m:r>
                  </m:den>
                </m:f>
                <m:r>
                  <w:rPr>
                    <w:rFonts w:ascii="Cambria Math" w:hAnsi="Cambria Math"/>
                  </w:rPr>
                  <m:t>*</m:t>
                </m:r>
                <m:f>
                  <m:fPr>
                    <m:ctrlPr>
                      <w:rPr>
                        <w:rFonts w:ascii="Cambria Math" w:hAnsi="Cambria Math"/>
                        <w:i/>
                      </w:rPr>
                    </m:ctrlPr>
                  </m:fPr>
                  <m:num>
                    <m:r>
                      <m:rPr>
                        <m:sty m:val="p"/>
                      </m:rPr>
                      <w:rPr>
                        <w:rFonts w:ascii="Cambria Math" w:hAnsi="Cambria Math"/>
                      </w:rPr>
                      <m:t>3</m:t>
                    </m:r>
                    <m:acc>
                      <m:accPr>
                        <m:ctrlPr>
                          <w:rPr>
                            <w:rFonts w:ascii="Cambria Math" w:eastAsia="Calibri" w:hAnsi="Cambria Math"/>
                          </w:rPr>
                        </m:ctrlPr>
                      </m:accPr>
                      <m:e>
                        <m:r>
                          <m:rPr>
                            <m:sty m:val="b"/>
                          </m:rPr>
                          <w:rPr>
                            <w:rFonts w:ascii="Cambria Math" w:hAnsi="Cambria Math"/>
                          </w:rPr>
                          <m:t>r</m:t>
                        </m:r>
                      </m:e>
                    </m:acc>
                    <m:d>
                      <m:dPr>
                        <m:ctrlPr>
                          <w:rPr>
                            <w:rFonts w:ascii="Cambria Math" w:hAnsi="Cambria Math"/>
                          </w:rPr>
                        </m:ctrlPr>
                      </m:dPr>
                      <m:e>
                        <m:r>
                          <m:rPr>
                            <m:sty m:val="p"/>
                          </m:rPr>
                          <w:rPr>
                            <w:rFonts w:ascii="Cambria Math" w:hAnsi="Cambria Math"/>
                          </w:rPr>
                          <m:t xml:space="preserve"> </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r>
                          <m:rPr>
                            <m:sty m:val="p"/>
                          </m:rPr>
                          <w:rPr>
                            <w:rFonts w:ascii="Cambria Math" w:hAnsi="Cambria Math"/>
                          </w:rPr>
                          <m:t>•</m:t>
                        </m:r>
                        <m:acc>
                          <m:accPr>
                            <m:ctrlPr>
                              <w:rPr>
                                <w:rFonts w:ascii="Cambria Math" w:hAnsi="Cambria Math"/>
                              </w:rPr>
                            </m:ctrlPr>
                          </m:accPr>
                          <m:e>
                            <m:r>
                              <m:rPr>
                                <m:sty m:val="b"/>
                              </m:rPr>
                              <w:rPr>
                                <w:rFonts w:ascii="Cambria Math" w:hAnsi="Cambria Math"/>
                              </w:rPr>
                              <m:t>r</m:t>
                            </m:r>
                          </m:e>
                        </m:acc>
                      </m:e>
                    </m:d>
                    <m:r>
                      <m:rPr>
                        <m:sty m:val="p"/>
                      </m:rPr>
                      <w:rPr>
                        <w:rFonts w:ascii="Cambria Math" w:hAnsi="Cambria Math"/>
                      </w:rPr>
                      <m:t>-</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3</m:t>
                        </m:r>
                      </m:sup>
                    </m:sSup>
                  </m:den>
                </m:f>
              </m:oMath>
            </m:oMathPara>
          </w:p>
        </w:tc>
        <w:tc>
          <w:tcPr>
            <w:tcW w:w="432" w:type="dxa"/>
            <w:vAlign w:val="center"/>
          </w:tcPr>
          <w:p w14:paraId="62836F14" w14:textId="77777777" w:rsidR="00D33537" w:rsidRDefault="00D33537" w:rsidP="00C22BDB">
            <w:pPr>
              <w:pStyle w:val="NoSpacing"/>
              <w:spacing w:before="100" w:after="100"/>
            </w:pPr>
            <w:r>
              <w:t>(1)</w:t>
            </w:r>
          </w:p>
        </w:tc>
      </w:tr>
    </w:tbl>
    <w:p w14:paraId="783F1E1C" w14:textId="4E5A9010" w:rsidR="00CA03FD" w:rsidRDefault="00610E59" w:rsidP="00224B17">
      <w:pPr>
        <w:pStyle w:val="NoSpacing"/>
        <w:spacing w:before="100" w:after="100"/>
        <w:ind w:firstLine="270"/>
      </w:pPr>
      <w:r>
        <w:tab/>
        <w:t>Whereby the relationship is dependent on the orientatio</w:t>
      </w:r>
      <w:r w:rsidR="00417002">
        <w:t>n and</w:t>
      </w:r>
      <w:r>
        <w:t xml:space="preserve"> strength of its magnetic moment</w:t>
      </w:r>
      <w:r w:rsidR="00E75626">
        <w:t xml:space="preserve"> vector</w:t>
      </w:r>
      <w:r w:rsidR="001342CD">
        <w:t>, given by</w:t>
      </w:r>
      <w:del w:id="0" w:author="WOLF512" w:date="2017-10-30T22:21:00Z">
        <w:r w:rsidR="00CC07E0" w:rsidDel="00E31449">
          <w:delText xml:space="preserve">  </w:delText>
        </w:r>
      </w:del>
      <m:oMath>
        <m:r>
          <w:ins w:id="1" w:author="WOLF512" w:date="2017-10-30T22:21:00Z">
            <w:rPr>
              <w:rFonts w:ascii="Cambria Math" w:hAnsi="Cambria Math"/>
            </w:rPr>
            <m:t xml:space="preserve"> </m:t>
          </w:ins>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t>,</w:t>
      </w:r>
      <w:r w:rsidR="00D47E64">
        <w:t xml:space="preserve"> as well as the location of the</w:t>
      </w:r>
      <w:r>
        <w:t xml:space="preserve"> </w:t>
      </w:r>
      <w:r w:rsidR="00D47E64">
        <w:t>arbitrary point of interest with respect to the cente</w:t>
      </w:r>
      <w:r w:rsidR="00E75626">
        <w:t>r of the magnet, represented by vector</w:t>
      </w:r>
      <w:del w:id="2" w:author="WOLF512" w:date="2017-10-30T22:21:00Z">
        <w:r w:rsidR="00E75626" w:rsidDel="00E31449">
          <w:delText xml:space="preserve"> </w:delText>
        </w:r>
      </w:del>
      <m:oMath>
        <m:r>
          <w:ins w:id="3" w:author="WOLF512" w:date="2017-10-30T22:21:00Z">
            <w:rPr>
              <w:rFonts w:ascii="Cambria Math" w:hAnsi="Cambria Math"/>
            </w:rPr>
            <m:t xml:space="preserve"> </m:t>
          </w:ins>
        </m:r>
        <m:acc>
          <m:accPr>
            <m:chr m:val="⃗"/>
            <m:ctrlPr>
              <w:rPr>
                <w:rFonts w:ascii="Cambria Math" w:eastAsia="Calibri" w:hAnsi="Cambria Math"/>
              </w:rPr>
            </m:ctrlPr>
          </m:accPr>
          <m:e>
            <m:r>
              <m:rPr>
                <m:sty m:val="b"/>
              </m:rPr>
              <w:rPr>
                <w:rFonts w:ascii="Cambria Math" w:hAnsi="Cambria Math"/>
              </w:rPr>
              <m:t>r</m:t>
            </m:r>
            <m:r>
              <m:rPr>
                <m:sty m:val="p"/>
              </m:rPr>
              <w:rPr>
                <w:rFonts w:ascii="Cambria Math" w:hAnsi="Cambria Math"/>
              </w:rPr>
              <m:t xml:space="preserve"> </m:t>
            </m:r>
          </m:e>
        </m:acc>
      </m:oMath>
      <w:r w:rsidR="00D47E64">
        <w:t>.</w:t>
      </w:r>
      <w:r>
        <w:t xml:space="preserve"> Equation (1) can be modified to express the strength of the magnetic </w:t>
      </w:r>
      <w:r w:rsidR="00D47E64">
        <w:t xml:space="preserve">field </w:t>
      </w:r>
      <m:oMath>
        <m:acc>
          <m:accPr>
            <m:chr m:val="⃗"/>
            <m:ctrlPr>
              <w:rPr>
                <w:rFonts w:ascii="Cambria Math" w:hAnsi="Cambria Math"/>
                <w:b/>
              </w:rPr>
            </m:ctrlPr>
          </m:accPr>
          <m:e>
            <m:r>
              <m:rPr>
                <m:sty m:val="b"/>
              </m:rPr>
              <w:rPr>
                <w:rFonts w:ascii="Cambria Math" w:hAnsi="Cambria Math"/>
              </w:rPr>
              <m:t>H</m:t>
            </m:r>
          </m:e>
        </m:acc>
      </m:oMath>
      <w:r w:rsidR="00D47E64">
        <w:rPr>
          <w:b/>
        </w:rPr>
        <w:t xml:space="preserve">, </w:t>
      </w:r>
      <w:r w:rsidR="00D47E64">
        <w:t>which is what an observing magnetometer</w:t>
      </w:r>
      <w:r w:rsidR="00E75626">
        <w:t xml:space="preserve"> normal to the level surface of the magnetic field</w:t>
      </w:r>
      <w:r w:rsidR="00D47E64">
        <w:t xml:space="preserve"> would perceive; which may </w:t>
      </w:r>
      <w:r w:rsidR="00D47E64">
        <w:t>further be broken into a more convenient polar component form</w:t>
      </w:r>
      <w:r w:rsidR="00727587">
        <w:t xml:space="preserve">, given </w:t>
      </w:r>
      <w:r w:rsidR="00870CB0">
        <w:t xml:space="preserve">the </w:t>
      </w:r>
      <w:r w:rsidR="00727587">
        <w:t>intrinsic rotational symmetry</w:t>
      </w:r>
      <w:r w:rsidR="007020E6">
        <w:t xml:space="preserve"> of isofield lines</w:t>
      </w:r>
      <w:r w:rsidR="00727587">
        <w:t xml:space="preserve"> about </w:t>
      </w:r>
      <m:oMath>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rsidR="00E75626">
        <w:t>.</w:t>
      </w:r>
    </w:p>
    <w:p w14:paraId="4B59F1F4" w14:textId="4CB5D652" w:rsidR="00F63C03" w:rsidRDefault="001342CD" w:rsidP="00224B17">
      <w:pPr>
        <w:pStyle w:val="NoSpacing"/>
        <w:spacing w:before="100" w:after="100"/>
        <w:ind w:firstLine="270"/>
      </w:pPr>
      <w:r>
        <w:t xml:space="preserve">Based on the work of Chen </w:t>
      </w:r>
      <w:r>
        <w:rPr>
          <w:i/>
        </w:rPr>
        <w:t xml:space="preserve">et al </w:t>
      </w:r>
      <w:r w:rsidR="005C4A1B">
        <w:t>[5]</w:t>
      </w:r>
      <w:r w:rsidR="00BB2F15">
        <w:t>, e</w:t>
      </w:r>
      <w:r w:rsidR="00F63C03">
        <w:t>xpressing t</w:t>
      </w:r>
      <w:r w:rsidR="00C002B7">
        <w:t>he location of the center of a</w:t>
      </w:r>
      <w:r w:rsidR="00F63C03">
        <w:t xml:space="preserve"> magnet</w:t>
      </w:r>
      <w:r w:rsidR="00C002B7">
        <w:t xml:space="preserve"> </w:t>
      </w:r>
      <w:r w:rsidR="00F63C03">
        <w:t>with respect to the ma</w:t>
      </w:r>
      <w:r w:rsidR="00C002B7">
        <w:t>gnetic field vectors observed by</w:t>
      </w:r>
      <w:r w:rsidR="00F63C03">
        <w:t xml:space="preserve"> three sensors in predefined r</w:t>
      </w:r>
      <w:r w:rsidR="00CF00A4">
        <w:t>elative positions</w:t>
      </w:r>
      <w:r w:rsidR="001F726F">
        <w:t xml:space="preserve"> fully</w:t>
      </w:r>
      <w:r w:rsidR="00CF00A4">
        <w:t xml:space="preserve"> satisfies a</w:t>
      </w:r>
      <w:r w:rsidR="00F63C03">
        <w:t xml:space="preserve"> system of equations</w:t>
      </w:r>
      <w:r w:rsidR="00C002B7">
        <w:t xml:space="preserve"> when the magnet is in a fixed </w:t>
      </w:r>
      <w:r w:rsidR="00461C5D">
        <w:t xml:space="preserve">North pole </w:t>
      </w:r>
      <w:commentRangeStart w:id="4"/>
      <w:commentRangeStart w:id="5"/>
      <w:commentRangeStart w:id="6"/>
      <w:r w:rsidR="00C002B7">
        <w:t xml:space="preserve">orientation </w:t>
      </w:r>
      <w:r w:rsidR="001F726F" w:rsidRPr="001F726F">
        <w:t>along the system</w:t>
      </w:r>
      <w:r w:rsidR="00461C5D" w:rsidRPr="001F726F">
        <w:t>’s</w:t>
      </w:r>
      <w:r w:rsidR="001F726F" w:rsidRPr="001F726F">
        <w:t xml:space="preserve"> internally defined</w:t>
      </w:r>
      <w:r w:rsidR="00461C5D" w:rsidRPr="001F726F">
        <w:t xml:space="preserve"> z</w:t>
      </w:r>
      <w:r w:rsidR="00C002B7" w:rsidRPr="001F726F">
        <w:t>-axis</w:t>
      </w:r>
      <w:commentRangeEnd w:id="4"/>
      <w:r w:rsidR="003C1F57" w:rsidRPr="001F726F">
        <w:rPr>
          <w:rStyle w:val="CommentReference"/>
          <w:rFonts w:ascii="Calibri" w:hAnsi="Calibri"/>
        </w:rPr>
        <w:commentReference w:id="4"/>
      </w:r>
      <w:commentRangeEnd w:id="5"/>
      <w:r w:rsidR="00E404FB" w:rsidRPr="001F726F">
        <w:rPr>
          <w:rStyle w:val="CommentReference"/>
          <w:rFonts w:ascii="Calibri" w:hAnsi="Calibri"/>
        </w:rPr>
        <w:commentReference w:id="5"/>
      </w:r>
      <w:commentRangeEnd w:id="6"/>
      <w:r w:rsidR="001F726F">
        <w:rPr>
          <w:rStyle w:val="CommentReference"/>
        </w:rPr>
        <w:commentReference w:id="6"/>
      </w:r>
      <w:r w:rsidR="00F63C03" w:rsidRPr="001F726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26"/>
      </w:tblGrid>
      <w:tr w:rsidR="00F63C03" w:rsidRPr="00D33537" w14:paraId="63903705" w14:textId="77777777" w:rsidTr="008842CB">
        <w:trPr>
          <w:trHeight w:val="576"/>
        </w:trPr>
        <w:tc>
          <w:tcPr>
            <w:tcW w:w="4032" w:type="dxa"/>
            <w:vAlign w:val="center"/>
          </w:tcPr>
          <w:p w14:paraId="54A40AF6" w14:textId="1DCC53FB" w:rsidR="00F63C03" w:rsidRPr="00F1099A" w:rsidRDefault="00DE1933" w:rsidP="00C22BDB">
            <w:pPr>
              <w:pStyle w:val="NoSpacing"/>
              <w:spacing w:before="100" w:after="100"/>
            </w:pPr>
            <m:oMathPara>
              <m:oMathParaPr>
                <m:jc m:val="left"/>
              </m:oMathParaP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r>
                  <m:rPr>
                    <m:sty m:val="p"/>
                  </m:rPr>
                  <w:rPr>
                    <w:rStyle w:val="CommentReference"/>
                    <w:rFonts w:ascii="Cambria Math" w:hAnsi="Cambria Math"/>
                  </w:rPr>
                  <w:commentReference w:id="7"/>
                </m:r>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K</m:t>
                        </m:r>
                        <m:d>
                          <m:dPr>
                            <m:ctrlPr>
                              <w:rPr>
                                <w:rFonts w:ascii="Cambria Math" w:hAnsi="Cambria Math"/>
                              </w:rPr>
                            </m:ctrlPr>
                          </m:dPr>
                          <m:e>
                            <m:r>
                              <m:rPr>
                                <m:sty m:val="p"/>
                              </m:rPr>
                              <w:rPr>
                                <w:rFonts w:ascii="Cambria Math" w:hAnsi="Cambria Math"/>
                              </w:rPr>
                              <m:t>3</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ctrlPr>
                              <w:rPr>
                                <w:rFonts w:ascii="Cambria Math" w:hAnsi="Cambria Math"/>
                                <w:i/>
                              </w:rPr>
                            </m:ctrlPr>
                          </m:e>
                        </m:d>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6</m:t>
                            </m:r>
                          </m:sup>
                        </m:sSup>
                      </m:den>
                    </m:f>
                  </m:e>
                </m:rad>
              </m:oMath>
            </m:oMathPara>
          </w:p>
        </w:tc>
        <w:tc>
          <w:tcPr>
            <w:tcW w:w="426" w:type="dxa"/>
            <w:vAlign w:val="center"/>
          </w:tcPr>
          <w:p w14:paraId="344559BB" w14:textId="77777777" w:rsidR="00F63C03" w:rsidRPr="00BB2F15" w:rsidRDefault="00CF00A4" w:rsidP="00C22BDB">
            <w:pPr>
              <w:pStyle w:val="NoSpacing"/>
              <w:spacing w:before="100" w:after="100"/>
            </w:pPr>
            <w:r>
              <w:t>(2</w:t>
            </w:r>
            <w:r w:rsidR="00F63C03" w:rsidRPr="00BB2F15">
              <w:t>)</w:t>
            </w:r>
          </w:p>
        </w:tc>
      </w:tr>
      <w:tr w:rsidR="00F63C03" w:rsidRPr="00D33537" w14:paraId="1B5C598E" w14:textId="77777777" w:rsidTr="008842CB">
        <w:trPr>
          <w:trHeight w:val="576"/>
        </w:trPr>
        <w:tc>
          <w:tcPr>
            <w:tcW w:w="4032" w:type="dxa"/>
            <w:vAlign w:val="center"/>
          </w:tcPr>
          <w:p w14:paraId="2E9B9DB9" w14:textId="18101D75" w:rsidR="00F63C03" w:rsidRPr="00FD10DF" w:rsidRDefault="00DE1933" w:rsidP="00C22BDB">
            <w:pPr>
              <w:pStyle w:val="NoSpacing"/>
              <w:spacing w:before="100" w:after="100"/>
            </w:pPr>
            <m:oMathPara>
              <m:oMathParaPr>
                <m:jc m:val="left"/>
              </m:oMathParaPr>
              <m:oMath>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r</m:t>
                            </m:r>
                          </m:e>
                          <m:sub>
                            <m:r>
                              <w:rPr>
                                <w:rFonts w:ascii="Cambria Math" w:hAnsi="Cambria Math"/>
                              </w:rPr>
                              <m:t>i</m:t>
                            </m:r>
                          </m:sub>
                        </m:sSub>
                      </m:e>
                    </m:acc>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i</m:t>
                            </m:r>
                          </m:sub>
                        </m:sSub>
                      </m:e>
                    </m:d>
                  </m:e>
                  <m:sup>
                    <m:r>
                      <w:rPr>
                        <w:rFonts w:ascii="Cambria Math" w:hAnsi="Cambria Math"/>
                      </w:rPr>
                      <m:t>2</m:t>
                    </m:r>
                  </m:sup>
                </m:sSup>
                <m:r>
                  <m:rPr>
                    <m:sty m:val="p"/>
                  </m:rPr>
                  <w:rPr>
                    <w:rFonts w:ascii="Cambria Math" w:hAnsi="Cambria Math"/>
                  </w:rPr>
                  <m:t>]</m:t>
                </m:r>
              </m:oMath>
            </m:oMathPara>
          </w:p>
        </w:tc>
        <w:tc>
          <w:tcPr>
            <w:tcW w:w="426" w:type="dxa"/>
            <w:vAlign w:val="center"/>
          </w:tcPr>
          <w:p w14:paraId="22FE930F" w14:textId="77777777" w:rsidR="00F63C03" w:rsidRPr="00BB2F15" w:rsidRDefault="00CF00A4" w:rsidP="00C22BDB">
            <w:pPr>
              <w:pStyle w:val="NoSpacing"/>
              <w:spacing w:before="100" w:after="100"/>
            </w:pPr>
            <w:r>
              <w:t>(3</w:t>
            </w:r>
            <w:r w:rsidR="00F63C03" w:rsidRPr="00BB2F15">
              <w:t>)</w:t>
            </w:r>
          </w:p>
        </w:tc>
      </w:tr>
      <w:tr w:rsidR="00F63C03" w:rsidRPr="00D33537" w14:paraId="2F159437" w14:textId="77777777" w:rsidTr="008842CB">
        <w:trPr>
          <w:trHeight w:val="576"/>
        </w:trPr>
        <w:tc>
          <w:tcPr>
            <w:tcW w:w="4032" w:type="dxa"/>
            <w:vAlign w:val="center"/>
          </w:tcPr>
          <w:p w14:paraId="40E44B6B" w14:textId="77777777" w:rsidR="00F63C03" w:rsidRPr="00F1099A" w:rsidRDefault="00DE1933" w:rsidP="00C22BDB">
            <w:pPr>
              <w:pStyle w:val="NoSpacing"/>
              <w:spacing w:before="100" w:after="100"/>
            </w:pPr>
            <m:oMathPara>
              <m:oMathParaPr>
                <m:jc m:val="left"/>
              </m:oMathParaPr>
              <m:oMath>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i</m:t>
                        </m:r>
                      </m:sub>
                    </m:sSub>
                  </m:e>
                </m:func>
                <m:r>
                  <m:rPr>
                    <m:sty m:val="b"/>
                  </m:rPr>
                  <w:rPr>
                    <w:rFonts w:ascii="Cambria Math" w:hAnsi="Cambria Math"/>
                  </w:rPr>
                  <m:t>=</m:t>
                </m:r>
                <m:f>
                  <m:fPr>
                    <m:ctrlPr>
                      <w:rPr>
                        <w:rFonts w:ascii="Cambria Math" w:hAnsi="Cambria Math"/>
                      </w:rPr>
                    </m:ctrlPr>
                  </m:fPr>
                  <m:num>
                    <m:r>
                      <w:rPr>
                        <w:rFonts w:ascii="Cambria Math" w:hAnsi="Cambria Math"/>
                      </w:rPr>
                      <m:t>z</m:t>
                    </m:r>
                  </m:num>
                  <m:den>
                    <m:sSub>
                      <m:sSubPr>
                        <m:ctrlPr>
                          <w:rPr>
                            <w:rFonts w:ascii="Cambria Math" w:hAnsi="Cambria Math"/>
                          </w:rPr>
                        </m:ctrlPr>
                      </m:sSubPr>
                      <m:e>
                        <m:r>
                          <w:rPr>
                            <w:rFonts w:ascii="Cambria Math" w:hAnsi="Cambria Math"/>
                          </w:rPr>
                          <m:t>r</m:t>
                        </m:r>
                      </m:e>
                      <m:sub>
                        <m:r>
                          <w:rPr>
                            <w:rFonts w:ascii="Cambria Math" w:hAnsi="Cambria Math"/>
                          </w:rPr>
                          <m:t>i</m:t>
                        </m:r>
                      </m:sub>
                    </m:sSub>
                  </m:den>
                </m:f>
              </m:oMath>
            </m:oMathPara>
          </w:p>
        </w:tc>
        <w:tc>
          <w:tcPr>
            <w:tcW w:w="426" w:type="dxa"/>
            <w:vAlign w:val="center"/>
          </w:tcPr>
          <w:p w14:paraId="112E0F81" w14:textId="77777777" w:rsidR="00F63C03" w:rsidRPr="00BB2F15" w:rsidRDefault="00F63C03" w:rsidP="00C22BDB">
            <w:pPr>
              <w:pStyle w:val="NoSpacing"/>
              <w:spacing w:before="100" w:after="100"/>
            </w:pPr>
            <w:r w:rsidRPr="00BB2F15">
              <w:t>(</w:t>
            </w:r>
            <w:r w:rsidR="00CF00A4">
              <w:t>4</w:t>
            </w:r>
            <w:r w:rsidRPr="00BB2F15">
              <w:t>)</w:t>
            </w:r>
          </w:p>
        </w:tc>
      </w:tr>
    </w:tbl>
    <w:p w14:paraId="2873189A" w14:textId="30E6BF52" w:rsidR="00CA03FD" w:rsidRPr="009F19A5" w:rsidRDefault="00E75626" w:rsidP="00224B17">
      <w:pPr>
        <w:pStyle w:val="NoSpacing"/>
        <w:spacing w:before="100" w:after="100"/>
        <w:ind w:firstLine="270"/>
      </w:pPr>
      <w:r>
        <w:t xml:space="preserve">Whereby, </w:t>
      </w:r>
      <m:oMath>
        <m:r>
          <w:rPr>
            <w:rFonts w:ascii="Cambria Math" w:hAnsi="Cambria Math"/>
          </w:rPr>
          <m:t>i</m:t>
        </m:r>
      </m:oMath>
      <w:r w:rsidR="008842CB">
        <w:t xml:space="preserve"> represents a</w:t>
      </w:r>
      <w:r>
        <w:t xml:space="preserve"> sensor in the </w:t>
      </w:r>
      <w:commentRangeStart w:id="8"/>
      <w:r>
        <w:t xml:space="preserve">array, </w:t>
      </w:r>
      <m:oMath>
        <m:d>
          <m:dPr>
            <m:begChr m:val="‖"/>
            <m:endChr m:val="‖"/>
            <m:ctrlPr>
              <w:rPr>
                <w:rFonts w:ascii="Cambria Math" w:hAnsi="Cambria Math"/>
                <w:b/>
                <w:i/>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r</m:t>
                    </m:r>
                  </m:e>
                  <m:sub>
                    <m:r>
                      <w:rPr>
                        <w:rFonts w:ascii="Cambria Math" w:hAnsi="Cambria Math"/>
                      </w:rPr>
                      <m:t>i</m:t>
                    </m:r>
                  </m:sub>
                </m:sSub>
              </m:e>
            </m:acc>
          </m:e>
        </m:d>
        <m:r>
          <m:rPr>
            <m:sty m:val="bi"/>
          </m:rPr>
          <w:rPr>
            <w:rFonts w:ascii="Cambria Math" w:hAnsi="Cambria Math"/>
          </w:rPr>
          <m:t>=</m:t>
        </m:r>
        <m:r>
          <w:rPr>
            <w:rFonts w:ascii="Cambria Math" w:hAnsi="Cambria Math"/>
          </w:rPr>
          <m:t>r</m:t>
        </m:r>
      </m:oMath>
      <w:r>
        <w:rPr>
          <w:b/>
        </w:rPr>
        <w:t xml:space="preserve"> </w:t>
      </w:r>
      <w:r>
        <w:t xml:space="preserve">is </w:t>
      </w:r>
      <w:commentRangeEnd w:id="8"/>
      <w:r w:rsidR="00CC504C">
        <w:rPr>
          <w:rStyle w:val="CommentReference"/>
        </w:rPr>
        <w:commentReference w:id="8"/>
      </w:r>
      <w:r>
        <w:t xml:space="preserve">the </w:t>
      </w:r>
      <w:r w:rsidR="00C002B7">
        <w:t>distance to the center of the magnet for the sensor</w:t>
      </w:r>
      <w:r w:rsidR="009F19A5">
        <w:t xml:space="preserve">, </w:t>
      </w:r>
      <m:oMath>
        <m:sSub>
          <m:sSubPr>
            <m:ctrlPr>
              <w:rPr>
                <w:rFonts w:ascii="Cambria Math" w:hAnsi="Cambria Math"/>
                <w:b/>
                <w:sz w:val="20"/>
              </w:rPr>
            </m:ctrlPr>
          </m:sSubPr>
          <m:e>
            <m:r>
              <m:rPr>
                <m:sty m:val="b"/>
              </m:rPr>
              <w:rPr>
                <w:rFonts w:ascii="Cambria Math" w:hAnsi="Cambria Math"/>
                <w:sz w:val="20"/>
              </w:rPr>
              <m:t>∆</m:t>
            </m:r>
          </m:e>
          <m:sub>
            <m:r>
              <w:rPr>
                <w:rFonts w:ascii="Cambria Math" w:hAnsi="Cambria Math"/>
                <w:sz w:val="20"/>
              </w:rPr>
              <m:t>i</m:t>
            </m:r>
          </m:sub>
        </m:sSub>
      </m:oMath>
      <w:r w:rsidR="009F19A5">
        <w:rPr>
          <w:b/>
          <w:sz w:val="20"/>
        </w:rPr>
        <w:t xml:space="preserve"> </w:t>
      </w:r>
      <w:r w:rsidR="009F19A5">
        <w:t>is the relative offset from a designated origin with respect to the sensor</w:t>
      </w:r>
      <w:r w:rsidR="00CF00A4">
        <w:t>,</w:t>
      </w:r>
      <w:r w:rsidR="009F19A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9F19A5">
        <w:rPr>
          <w:sz w:val="20"/>
        </w:rPr>
        <w:t xml:space="preserve"> </w:t>
      </w:r>
      <w:r w:rsidR="009F19A5">
        <w:t>represents</w:t>
      </w:r>
      <w:r w:rsidR="00C002B7">
        <w:t xml:space="preserve"> </w:t>
      </w:r>
      <w:r w:rsidR="009F19A5">
        <w:t>the angle made by the north pole of the magnet and the radial component of</w:t>
      </w:r>
      <m:oMath>
        <m:r>
          <w:rPr>
            <w:rFonts w:ascii="Cambria Math" w:hAnsi="Cambria Math"/>
          </w:rPr>
          <m:t xml:space="preserve"> </m:t>
        </m:r>
        <m:acc>
          <m:accPr>
            <m:chr m:val="⃗"/>
            <m:ctrlPr>
              <w:rPr>
                <w:rFonts w:ascii="Cambria Math" w:hAnsi="Cambria Math"/>
                <w:b/>
              </w:rPr>
            </m:ctrlPr>
          </m:accPr>
          <m:e>
            <m:r>
              <m:rPr>
                <m:sty m:val="b"/>
              </m:rPr>
              <w:rPr>
                <w:rFonts w:ascii="Cambria Math" w:hAnsi="Cambria Math"/>
              </w:rPr>
              <m:t>H</m:t>
            </m:r>
          </m:e>
        </m:acc>
      </m:oMath>
      <w:r w:rsidR="00CF00A4">
        <w:t>, and K represents a constant that encompasses the magnitude of the dipole moment, magnetic permeability of free space</w:t>
      </w:r>
      <m:oMath>
        <m:r>
          <w:rPr>
            <w:rFonts w:ascii="Cambria Math" w:hAnsi="Cambria Math"/>
          </w:rPr>
          <m:t xml:space="preserve"> </m:t>
        </m:r>
        <m:sSub>
          <m:sSubPr>
            <m:ctrlPr>
              <w:rPr>
                <w:rFonts w:ascii="Cambria Math" w:eastAsia="Calibri" w:hAnsi="Cambria Math"/>
                <w:sz w:val="20"/>
              </w:rPr>
            </m:ctrlPr>
          </m:sSubPr>
          <m:e>
            <m:r>
              <w:rPr>
                <w:rFonts w:ascii="Cambria Math" w:hAnsi="Cambria Math"/>
                <w:sz w:val="20"/>
              </w:rPr>
              <m:t>μ</m:t>
            </m:r>
          </m:e>
          <m:sub>
            <m:r>
              <w:rPr>
                <w:rFonts w:ascii="Cambria Math" w:hAnsi="Cambria Math"/>
                <w:sz w:val="20"/>
              </w:rPr>
              <m:t>0</m:t>
            </m:r>
          </m:sub>
        </m:sSub>
      </m:oMath>
      <w:r w:rsidR="00CF00A4">
        <w:t xml:space="preserve">, and the relative permeability of the magnet’s </w:t>
      </w:r>
      <w:r w:rsidR="005C4A1B">
        <w:t xml:space="preserve">own </w:t>
      </w:r>
      <w:r w:rsidR="00CF00A4">
        <w:t>material.</w:t>
      </w:r>
    </w:p>
    <w:p w14:paraId="62838C4F" w14:textId="649623C9" w:rsidR="00CA03FD" w:rsidRDefault="006972F5" w:rsidP="00224B17">
      <w:pPr>
        <w:pStyle w:val="NoSpacing"/>
        <w:ind w:firstLine="270"/>
        <w:rPr>
          <w:ins w:id="9" w:author="Lobo, Fluvio" w:date="2017-10-09T13:50:00Z"/>
        </w:rPr>
      </w:pPr>
      <w:r>
        <w:tab/>
      </w:r>
      <w:r w:rsidR="006C7846">
        <w:t>However, one must maintain certain</w:t>
      </w:r>
      <w:r w:rsidR="0014150F">
        <w:t xml:space="preserve"> minimum</w:t>
      </w:r>
      <w:r w:rsidR="008842CB">
        <w:t xml:space="preserve"> assumptions for a</w:t>
      </w:r>
      <w:r w:rsidR="006C7846">
        <w:t xml:space="preserve"> solution to converge</w:t>
      </w:r>
      <w:r w:rsidR="0094222F">
        <w:t xml:space="preserve"> numerical</w:t>
      </w:r>
      <w:r w:rsidR="001F726F">
        <w:t>ly</w:t>
      </w:r>
      <w:r w:rsidR="006C7846">
        <w:t>.</w:t>
      </w:r>
    </w:p>
    <w:p w14:paraId="090979DE" w14:textId="77777777" w:rsidR="00CA03FD" w:rsidRDefault="00CA03FD" w:rsidP="00CC504C">
      <w:pPr>
        <w:pStyle w:val="NoSpacing"/>
      </w:pPr>
    </w:p>
    <w:p w14:paraId="14358C1E" w14:textId="34A1B9C7" w:rsidR="00CA03FD" w:rsidRDefault="006C7846" w:rsidP="00CC504C">
      <w:pPr>
        <w:pStyle w:val="NoSpacing"/>
        <w:numPr>
          <w:ilvl w:val="0"/>
          <w:numId w:val="7"/>
        </w:numPr>
      </w:pPr>
      <w:r>
        <w:t>An origin must be defined</w:t>
      </w:r>
      <w:r w:rsidR="008842CB">
        <w:t xml:space="preserve"> with respect to the relative fixed positions and orientations of the sensors</w:t>
      </w:r>
      <w:r>
        <w:t>.</w:t>
      </w:r>
    </w:p>
    <w:p w14:paraId="654D0A53" w14:textId="38BE9E3C" w:rsidR="00CA03FD" w:rsidRDefault="006C7846" w:rsidP="00CC504C">
      <w:pPr>
        <w:pStyle w:val="NoSpacing"/>
        <w:numPr>
          <w:ilvl w:val="0"/>
          <w:numId w:val="7"/>
        </w:numPr>
      </w:pPr>
      <w:r>
        <w:t xml:space="preserve">The constant value of the </w:t>
      </w:r>
      <w:r w:rsidR="00CF00A4">
        <w:t>magnetic field strength coefficient</w:t>
      </w:r>
      <w:r>
        <w:t xml:space="preserve"> K of an arbitrary magnet has been </w:t>
      </w:r>
      <w:r w:rsidR="009F19A5">
        <w:t>closely approximated</w:t>
      </w:r>
      <w:r w:rsidR="00CF00A4">
        <w:t>, or is otherwise known</w:t>
      </w:r>
      <w:r w:rsidR="009F19A5">
        <w:t>.</w:t>
      </w:r>
    </w:p>
    <w:p w14:paraId="0F24D3D8" w14:textId="1EAE9351" w:rsidR="00014A2E" w:rsidRDefault="00E404FB" w:rsidP="001F726F">
      <w:pPr>
        <w:pStyle w:val="NoSpacing"/>
        <w:numPr>
          <w:ilvl w:val="0"/>
          <w:numId w:val="7"/>
        </w:numPr>
      </w:pPr>
      <w:r>
        <w:t>A</w:t>
      </w:r>
      <w:r w:rsidR="006C7846">
        <w:t xml:space="preserve"> constant magnetic field</w:t>
      </w:r>
      <w:r w:rsidR="003017E2">
        <w:t xml:space="preserve"> source</w:t>
      </w:r>
      <w:r w:rsidR="006C7846">
        <w:t xml:space="preserve"> of </w:t>
      </w:r>
      <w:r w:rsidR="003017E2">
        <w:t>perceivable</w:t>
      </w:r>
      <w:r w:rsidR="00CF00A4">
        <w:t xml:space="preserve"> threshold exists within range of</w:t>
      </w:r>
      <w:r w:rsidR="0014150F">
        <w:t xml:space="preserve"> at least </w:t>
      </w:r>
      <w:r w:rsidR="0094222F">
        <w:t>three</w:t>
      </w:r>
      <w:r w:rsidR="0014150F">
        <w:t xml:space="preserve"> sensors in the sensor array</w:t>
      </w:r>
      <w:r w:rsidR="003017E2">
        <w:t>.</w:t>
      </w:r>
    </w:p>
    <w:p w14:paraId="19B76028" w14:textId="77777777" w:rsidR="00CA03FD" w:rsidRDefault="00CA03FD" w:rsidP="00CC504C">
      <w:pPr>
        <w:pStyle w:val="NoSpacing"/>
      </w:pPr>
    </w:p>
    <w:p w14:paraId="6B183D25" w14:textId="3842410D" w:rsidR="00CA03FD" w:rsidRDefault="003017E2" w:rsidP="00224B17">
      <w:pPr>
        <w:pStyle w:val="NoSpacing"/>
        <w:ind w:firstLine="270"/>
      </w:pPr>
      <w:r>
        <w:t>In addition, to refine accuracy, certain physical restrictions facilitate these conditions.</w:t>
      </w:r>
    </w:p>
    <w:p w14:paraId="2D86E748" w14:textId="77777777" w:rsidR="00CA03FD" w:rsidRDefault="00CA03FD" w:rsidP="00CC504C">
      <w:pPr>
        <w:pStyle w:val="NoSpacing"/>
      </w:pPr>
    </w:p>
    <w:p w14:paraId="2B63816F" w14:textId="699A4F18" w:rsidR="00CA03FD" w:rsidRDefault="0014150F" w:rsidP="00CC504C">
      <w:pPr>
        <w:pStyle w:val="NoSpacing"/>
        <w:numPr>
          <w:ilvl w:val="0"/>
          <w:numId w:val="8"/>
        </w:numPr>
      </w:pPr>
      <w:r>
        <w:t>Ambient magnetic</w:t>
      </w:r>
      <w:r w:rsidR="003017E2">
        <w:t xml:space="preserve"> field</w:t>
      </w:r>
      <w:r>
        <w:t>s</w:t>
      </w:r>
      <w:r w:rsidR="003017E2">
        <w:t xml:space="preserve"> must be mitigated; or the signal must be otherwise overcome.</w:t>
      </w:r>
    </w:p>
    <w:p w14:paraId="2D57C305" w14:textId="77777777" w:rsidR="003017E2" w:rsidRDefault="0094222F" w:rsidP="00CC504C">
      <w:pPr>
        <w:pStyle w:val="NoSpacing"/>
        <w:numPr>
          <w:ilvl w:val="0"/>
          <w:numId w:val="8"/>
        </w:numPr>
      </w:pPr>
      <w:r>
        <w:t>The magnet’s form</w:t>
      </w:r>
      <w:r w:rsidR="003017E2">
        <w:t xml:space="preserve"> factor is minimized</w:t>
      </w:r>
      <w:r w:rsidR="0014150F">
        <w:t xml:space="preserve"> to yield closer adherence to</w:t>
      </w:r>
      <w:r w:rsidR="007020E6">
        <w:t xml:space="preserve"> presupposed</w:t>
      </w:r>
      <w:r w:rsidR="0014150F">
        <w:t xml:space="preserve"> principles</w:t>
      </w:r>
      <w:r>
        <w:t>.</w:t>
      </w:r>
    </w:p>
    <w:p w14:paraId="236955B8" w14:textId="77777777" w:rsidR="00CA03FD" w:rsidRDefault="00CA03FD" w:rsidP="00CC504C">
      <w:pPr>
        <w:pStyle w:val="NoSpacing"/>
      </w:pPr>
    </w:p>
    <w:p w14:paraId="4442FFAE" w14:textId="4767F49B" w:rsidR="00E404FB" w:rsidRDefault="00F92053" w:rsidP="004107E1">
      <w:pPr>
        <w:pStyle w:val="NoSpacing"/>
        <w:ind w:firstLine="270"/>
      </w:pPr>
      <w:r>
        <w:t>To begin a</w:t>
      </w:r>
      <w:r w:rsidR="0014150F">
        <w:t xml:space="preserve">chieving these conditions, we </w:t>
      </w:r>
      <w:r w:rsidR="000566A9">
        <w:t xml:space="preserve">designated </w:t>
      </w:r>
      <w:r w:rsidR="0014150F">
        <w:t xml:space="preserve">the sensor in the bottom left corner of our </w:t>
      </w:r>
      <w:r w:rsidR="000566A9">
        <w:t xml:space="preserve">2D sensor </w:t>
      </w:r>
      <w:r w:rsidR="0014150F">
        <w:t>array</w:t>
      </w:r>
      <w:r w:rsidR="000566A9">
        <w:t xml:space="preserve"> (Figure 1)</w:t>
      </w:r>
      <w:r w:rsidR="0014150F">
        <w:t xml:space="preserve"> to be the origin. </w:t>
      </w:r>
      <w:r w:rsidR="008842CB">
        <w:t>All s</w:t>
      </w:r>
      <w:r w:rsidR="00870CB0">
        <w:t>ensors</w:t>
      </w:r>
      <w:r w:rsidR="002E1137">
        <w:t>’ axis</w:t>
      </w:r>
      <w:r w:rsidR="00870CB0">
        <w:t xml:space="preserve"> in</w:t>
      </w:r>
      <w:r w:rsidR="0014150F">
        <w:t xml:space="preserve"> the </w:t>
      </w:r>
      <w:r w:rsidR="00870CB0">
        <w:t xml:space="preserve">array </w:t>
      </w:r>
      <w:r w:rsidR="0014150F">
        <w:t>are aligned with each other.</w:t>
      </w:r>
    </w:p>
    <w:p w14:paraId="408055BB" w14:textId="53B20C57" w:rsidR="00E31449" w:rsidRDefault="00590279" w:rsidP="004107E1">
      <w:pPr>
        <w:pStyle w:val="Heading2"/>
        <w:spacing w:before="100" w:after="100"/>
      </w:pPr>
      <w:r>
        <w:t xml:space="preserve">2.2 </w:t>
      </w:r>
      <w:r w:rsidR="00E31449">
        <w:t xml:space="preserve">Magnet Selection and </w:t>
      </w:r>
    </w:p>
    <w:p w14:paraId="5A03ECCB" w14:textId="7B86C409" w:rsidR="00E31449" w:rsidRDefault="00B33553" w:rsidP="004107E1">
      <w:pPr>
        <w:spacing w:before="100" w:after="100"/>
      </w:pPr>
      <w:r>
        <w:tab/>
      </w:r>
      <w:r w:rsidR="00E31449">
        <w:t xml:space="preserve">While the work of Chen </w:t>
      </w:r>
      <w:r w:rsidR="00E31449">
        <w:rPr>
          <w:i/>
        </w:rPr>
        <w:t>et al.</w:t>
      </w:r>
      <w:r w:rsidR="00E31449">
        <w:t xml:space="preserve"> [6] has demonstrated </w:t>
      </w:r>
      <w:r>
        <w:t xml:space="preserve">feasibility of multiple object tracking using electromagnets, our team decided to pursue an approach that would require the least number of modifications to the device, tool or end-effector to be tracked. Hence, two </w:t>
      </w:r>
      <w:r w:rsidR="00E31449">
        <w:t>permanent magnet</w:t>
      </w:r>
      <w:r>
        <w:t>s</w:t>
      </w:r>
      <w:r w:rsidR="00E31449">
        <w:t xml:space="preserve"> </w:t>
      </w:r>
      <w:r>
        <w:t>were</w:t>
      </w:r>
      <w:r w:rsidR="00E31449">
        <w:t xml:space="preserve"> chosen as the</w:t>
      </w:r>
      <w:r>
        <w:t xml:space="preserve"> target. Furthermore, both magnets were assumed to have an </w:t>
      </w:r>
      <w:r w:rsidR="008B65F3">
        <w:rPr>
          <w:noProof/>
        </w:rPr>
        <w:lastRenderedPageBreak/>
        <mc:AlternateContent>
          <mc:Choice Requires="wpg">
            <w:drawing>
              <wp:anchor distT="0" distB="0" distL="114300" distR="114300" simplePos="0" relativeHeight="251656192" behindDoc="0" locked="0" layoutInCell="1" allowOverlap="1" wp14:anchorId="7C1B84DA" wp14:editId="4D3B0803">
                <wp:simplePos x="0" y="0"/>
                <wp:positionH relativeFrom="column">
                  <wp:posOffset>3086100</wp:posOffset>
                </wp:positionH>
                <wp:positionV relativeFrom="paragraph">
                  <wp:posOffset>0</wp:posOffset>
                </wp:positionV>
                <wp:extent cx="2870200" cy="4229100"/>
                <wp:effectExtent l="0" t="0" r="6350" b="0"/>
                <wp:wrapSquare wrapText="bothSides"/>
                <wp:docPr id="14" name="Group 14"/>
                <wp:cNvGraphicFramePr/>
                <a:graphic xmlns:a="http://schemas.openxmlformats.org/drawingml/2006/main">
                  <a:graphicData uri="http://schemas.microsoft.com/office/word/2010/wordprocessingGroup">
                    <wpg:wgp>
                      <wpg:cNvGrpSpPr/>
                      <wpg:grpSpPr>
                        <a:xfrm>
                          <a:off x="0" y="0"/>
                          <a:ext cx="2870200" cy="4229100"/>
                          <a:chOff x="0" y="0"/>
                          <a:chExt cx="2870518" cy="4229100"/>
                        </a:xfrm>
                      </wpg:grpSpPr>
                      <wps:wsp>
                        <wps:cNvPr id="4" name="Text Box 4"/>
                        <wps:cNvSpPr txBox="1"/>
                        <wps:spPr>
                          <a:xfrm>
                            <a:off x="1" y="3657124"/>
                            <a:ext cx="2870517" cy="5719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126AF" w14:textId="3B3FC38C" w:rsidR="001B222F" w:rsidRPr="009B3BA5" w:rsidRDefault="001B222F" w:rsidP="009B3BA5">
                              <w:pPr>
                                <w:jc w:val="center"/>
                                <w:rPr>
                                  <w:i/>
                                </w:rPr>
                              </w:pPr>
                              <w:r w:rsidRPr="009B3BA5">
                                <w:rPr>
                                  <w:i/>
                                </w:rPr>
                                <w:t xml:space="preserve">Figure </w:t>
                              </w:r>
                              <w:r w:rsidRPr="009B3BA5">
                                <w:rPr>
                                  <w:i/>
                                </w:rPr>
                                <w:fldChar w:fldCharType="begin"/>
                              </w:r>
                              <w:r w:rsidRPr="009B3BA5">
                                <w:rPr>
                                  <w:i/>
                                </w:rPr>
                                <w:instrText xml:space="preserve"> SEQ Figure \* ARABIC </w:instrText>
                              </w:r>
                              <w:r w:rsidRPr="009B3BA5">
                                <w:rPr>
                                  <w:i/>
                                </w:rPr>
                                <w:fldChar w:fldCharType="separate"/>
                              </w:r>
                              <w:r w:rsidRPr="009B3BA5">
                                <w:rPr>
                                  <w:i/>
                                  <w:noProof/>
                                </w:rPr>
                                <w:t>1</w:t>
                              </w:r>
                              <w:r w:rsidRPr="009B3BA5">
                                <w:rPr>
                                  <w:i/>
                                </w:rPr>
                                <w:fldChar w:fldCharType="end"/>
                              </w:r>
                              <w:r w:rsidR="008B65F3">
                                <w:rPr>
                                  <w:i/>
                                </w:rPr>
                                <w:t>: 2D, 6-Magnetometer Sensor Array determining position accuracy (top) and motion tracking using a 3D-printed guide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C:\Users\WOLF512\Documents\Gits\PD3D\AugmentedStethoscope\Documentation\Conferences\DMD\2018\array_with_track1_inside.jpg"/>
                          <pic:cNvPicPr>
                            <a:picLocks noChangeAspect="1"/>
                          </pic:cNvPicPr>
                        </pic:nvPicPr>
                        <pic:blipFill rotWithShape="1">
                          <a:blip r:embed="rId8" cstate="print">
                            <a:extLst>
                              <a:ext uri="{28A0092B-C50C-407E-A947-70E740481C1C}">
                                <a14:useLocalDpi xmlns:a14="http://schemas.microsoft.com/office/drawing/2010/main" val="0"/>
                              </a:ext>
                            </a:extLst>
                          </a:blip>
                          <a:srcRect l="5666" t="7692" r="12667" b="5733"/>
                          <a:stretch/>
                        </pic:blipFill>
                        <pic:spPr bwMode="auto">
                          <a:xfrm>
                            <a:off x="317" y="1828483"/>
                            <a:ext cx="2856865" cy="1713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C:\Users\flobo\Documents\Gits\PD3D\AugmentedStethoscope\Documentation\Conferences\DMD\2018\point_accuracy_tracking_1.JPG"/>
                          <pic:cNvPicPr>
                            <a:picLocks noChangeAspect="1"/>
                          </pic:cNvPicPr>
                        </pic:nvPicPr>
                        <pic:blipFill rotWithShape="1">
                          <a:blip r:embed="rId9" cstate="print">
                            <a:extLst>
                              <a:ext uri="{28A0092B-C50C-407E-A947-70E740481C1C}">
                                <a14:useLocalDpi xmlns:a14="http://schemas.microsoft.com/office/drawing/2010/main" val="0"/>
                              </a:ext>
                            </a:extLst>
                          </a:blip>
                          <a:srcRect l="11093" t="21" r="13550" b="6146"/>
                          <a:stretch/>
                        </pic:blipFill>
                        <pic:spPr bwMode="auto">
                          <a:xfrm rot="16200000">
                            <a:off x="571817" y="-571817"/>
                            <a:ext cx="1715135" cy="285877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C1B84DA" id="Group 14" o:spid="_x0000_s1026" style="position:absolute;left:0;text-align:left;margin-left:243pt;margin-top:0;width:226pt;height:333pt;z-index:251656192;mso-height-relative:margin" coordsize="28705,42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">
                <v:shapetype id="_x0000_t202" coordsize="21600,21600" o:spt="202" path="m,l,21600r21600,l21600,xe">
                  <v:stroke joinstyle="miter"/>
                  <v:path gradientshapeok="t" o:connecttype="rect"/>
                </v:shapetype>
                <v:shape id="Text Box 4" o:spid="_x0000_s1027" type="#_x0000_t202" style="position:absolute;top:36571;width:28705;height:5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14:paraId="7FF126AF" w14:textId="3B3FC38C" w:rsidR="001B222F" w:rsidRPr="009B3BA5" w:rsidRDefault="001B222F" w:rsidP="009B3BA5">
                        <w:pPr>
                          <w:jc w:val="center"/>
                          <w:rPr>
                            <w:i/>
                          </w:rPr>
                        </w:pPr>
                        <w:r w:rsidRPr="009B3BA5">
                          <w:rPr>
                            <w:i/>
                          </w:rPr>
                          <w:t xml:space="preserve">Figure </w:t>
                        </w:r>
                        <w:r w:rsidRPr="009B3BA5">
                          <w:rPr>
                            <w:i/>
                          </w:rPr>
                          <w:fldChar w:fldCharType="begin"/>
                        </w:r>
                        <w:r w:rsidRPr="009B3BA5">
                          <w:rPr>
                            <w:i/>
                          </w:rPr>
                          <w:instrText xml:space="preserve"> SEQ Figure \* ARABIC </w:instrText>
                        </w:r>
                        <w:r w:rsidRPr="009B3BA5">
                          <w:rPr>
                            <w:i/>
                          </w:rPr>
                          <w:fldChar w:fldCharType="separate"/>
                        </w:r>
                        <w:r w:rsidRPr="009B3BA5">
                          <w:rPr>
                            <w:i/>
                            <w:noProof/>
                          </w:rPr>
                          <w:t>1</w:t>
                        </w:r>
                        <w:r w:rsidRPr="009B3BA5">
                          <w:rPr>
                            <w:i/>
                          </w:rPr>
                          <w:fldChar w:fldCharType="end"/>
                        </w:r>
                        <w:r w:rsidR="008B65F3">
                          <w:rPr>
                            <w:i/>
                          </w:rPr>
                          <w:t>: 2D, 6-Magnetometer Sensor Array determining position accuracy (top) and motion tracking using a 3D-printed guide (bottom)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3;top:18284;width:28568;height:17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lz9q+AAAA2gAAAA8AAABkcnMvZG93bnJldi54bWxEj0GrwjAQhO+C/yGs4E1TRUWqUUQQPHix&#10;Fr0uzZoWm01potZ/bx488DjMzDfMetvZWryo9ZVjBZNxAoK4cLpioyC/HEZLED4ga6wdk4IPedhu&#10;+r01ptq9+UyvLBgRIexTVFCG0KRS+qIki37sGuLo3V1rMUTZGqlbfEe4reU0SRbSYsVxocSG9iUV&#10;j+xpFWS8vNNzZhNTnMyVcuvm+W2m1HDQ7VYgAnXhF/5vH7WCKfxdiTdAb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jlz9q+AAAA2gAAAA8AAAAAAAAAAAAAAAAAnwIAAGRy&#10;cy9kb3ducmV2LnhtbFBLBQYAAAAABAAEAPcAAACKAwAAAAA=&#10;">
                  <v:imagedata r:id="rId10" o:title="array_with_track1_inside" croptop="5041f" cropbottom="3757f" cropleft="3713f" cropright="8301f"/>
                  <v:path arrowok="t"/>
                </v:shape>
                <v:shape id="Picture 10" o:spid="_x0000_s1029" type="#_x0000_t75" style="position:absolute;left:5718;top:-5718;width:17151;height:2858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Z3PBAAAA2wAAAA8AAABkcnMvZG93bnJldi54bWxEj01rwzAMhu+F/QejwW6rsx1Cl9UtozDY&#10;pYV+ntVYS9LGcrC9JPv31aHQm4Tej0fz5eha1VOIjWcDb9MMFHHpbcOVgcP++3UGKiZki61nMvBP&#10;EZaLp8kcC+sH3lK/S5WSEI4FGqhT6gqtY1mTwzj1HbHcfn1wmGQNlbYBBwl3rX7Pslw7bFgaauxo&#10;VVN53f056e1tGNZ4PJ8v/OGPm1U+O21zY16ex69PUInG9BDf3T9W8IVefpEB9O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Z3PBAAAA2wAAAA8AAAAAAAAAAAAAAAAAnwIA&#10;AGRycy9kb3ducmV2LnhtbFBLBQYAAAAABAAEAPcAAACNAwAAAAA=&#10;">
                  <v:imagedata r:id="rId11" o:title="point_accuracy_tracking_1" croptop="14f" cropbottom="4028f" cropleft="7270f" cropright="8880f"/>
                  <v:path arrowok="t"/>
                </v:shape>
                <w10:wrap type="square"/>
              </v:group>
            </w:pict>
          </mc:Fallback>
        </mc:AlternateContent>
      </w:r>
      <w:r>
        <w:t>ideal magnetic dipole field.</w:t>
      </w:r>
      <w:r w:rsidR="00E31449">
        <w:t xml:space="preserve"> </w:t>
      </w:r>
      <w:r>
        <w:t>The magnitude of each magnet’s dipole moment K was calculated empirically (Table 1).</w:t>
      </w:r>
    </w:p>
    <w:p w14:paraId="1665AE58" w14:textId="77FA49C4" w:rsidR="00E31449" w:rsidRDefault="00E31449" w:rsidP="004D185A"/>
    <w:p w14:paraId="2AF1B0D6" w14:textId="56381D2B" w:rsidR="00B33553" w:rsidRDefault="00B33553" w:rsidP="004D185A">
      <w:pPr>
        <w:pStyle w:val="Heading2"/>
      </w:pPr>
      <w:r>
        <w:t>2.3 Empirical Approximation of K</w:t>
      </w:r>
    </w:p>
    <w:p w14:paraId="66071124" w14:textId="3EF3C9E7" w:rsidR="008B6992" w:rsidRPr="004D4824" w:rsidRDefault="008B6992" w:rsidP="004D185A">
      <w:pPr>
        <w:spacing w:before="100" w:after="100"/>
        <w:ind w:firstLine="270"/>
      </w:pPr>
      <w:r>
        <w:t xml:space="preserve">Instead of theoretically approximating the value of K </w:t>
      </w:r>
      <w:commentRangeStart w:id="10"/>
      <w:r>
        <w:t>[]</w:t>
      </w:r>
      <w:commentRangeEnd w:id="10"/>
      <w:r>
        <w:rPr>
          <w:rStyle w:val="CommentReference"/>
        </w:rPr>
        <w:commentReference w:id="10"/>
      </w:r>
      <w:r>
        <w:t xml:space="preserve">, our team devised an empirical approach using a single </w:t>
      </w:r>
      <w:r>
        <w:rPr>
          <w:i/>
        </w:rPr>
        <w:t xml:space="preserve">SparkFun </w:t>
      </w:r>
      <w:r w:rsidRPr="00870CB0">
        <w:rPr>
          <w:i/>
        </w:rPr>
        <w:t>LSM</w:t>
      </w:r>
      <w:r>
        <w:rPr>
          <w:i/>
        </w:rPr>
        <w:t>9DS</w:t>
      </w:r>
      <w:r w:rsidRPr="00870CB0">
        <w:rPr>
          <w:i/>
        </w:rPr>
        <w:t>1 IMU</w:t>
      </w:r>
      <w:r>
        <w:t xml:space="preserve"> and a custom CNC machine. Three out of the nine degrees of freedom (DoF) from the </w:t>
      </w:r>
      <w:r>
        <w:rPr>
          <w:i/>
        </w:rPr>
        <w:t>LSM9DS1 IMU</w:t>
      </w:r>
      <w:r>
        <w:t xml:space="preserve"> are given by a magnetometer, used here measure the strength of the magnetic field</w:t>
      </w:r>
      <m:oMath>
        <m:r>
          <w:rPr>
            <w:rFonts w:ascii="Cambria Math" w:hAnsi="Cambria Math"/>
          </w:rPr>
          <m:t xml:space="preserve"> </m:t>
        </m:r>
        <m:acc>
          <m:accPr>
            <m:chr m:val="⃗"/>
            <m:ctrlPr>
              <w:rPr>
                <w:rFonts w:ascii="Cambria Math" w:hAnsi="Cambria Math"/>
                <w:b/>
              </w:rPr>
            </m:ctrlPr>
          </m:accPr>
          <m:e>
            <m:r>
              <m:rPr>
                <m:sty m:val="b"/>
              </m:rPr>
              <w:rPr>
                <w:rFonts w:ascii="Cambria Math" w:hAnsi="Cambria Math"/>
              </w:rPr>
              <m:t>H</m:t>
            </m:r>
          </m:e>
        </m:acc>
      </m:oMath>
      <w:r w:rsidR="004D4824">
        <w:rPr>
          <w:b/>
        </w:rPr>
        <w:t xml:space="preserve"> </w:t>
      </w:r>
      <w:r w:rsidR="004D4824">
        <w:t>generated by the permanent magnet in question. The CNC was then used to move the permanent magnet precisely, along a single axis (</w:t>
      </w:r>
      <m:oMath>
        <m:r>
          <w:rPr>
            <w:rFonts w:ascii="Cambria Math" w:hAnsi="Cambria Math"/>
          </w:rPr>
          <m:t>x</m:t>
        </m:r>
      </m:oMath>
      <w:r w:rsidR="004D4824">
        <w:t xml:space="preserve"> axis), towards the magnetometer, thus simplifying Eqns. (2), (3) and (4) into Equation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1" w:author="WOLF512" w:date="2017-10-30T23:02: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663"/>
        <w:gridCol w:w="406"/>
        <w:gridCol w:w="431"/>
        <w:tblGridChange w:id="12">
          <w:tblGrid>
            <w:gridCol w:w="4032"/>
            <w:gridCol w:w="432"/>
            <w:gridCol w:w="432"/>
          </w:tblGrid>
        </w:tblGridChange>
      </w:tblGrid>
      <w:tr w:rsidR="008B6992" w14:paraId="09AEBC9E" w14:textId="77777777" w:rsidTr="008B6992">
        <w:trPr>
          <w:trHeight w:val="576"/>
          <w:trPrChange w:id="13" w:author="WOLF512" w:date="2017-10-30T23:02:00Z">
            <w:trPr>
              <w:trHeight w:val="576"/>
            </w:trPr>
          </w:trPrChange>
        </w:trPr>
        <w:tc>
          <w:tcPr>
            <w:tcW w:w="3663" w:type="dxa"/>
            <w:vAlign w:val="center"/>
            <w:tcPrChange w:id="14" w:author="WOLF512" w:date="2017-10-30T23:02:00Z">
              <w:tcPr>
                <w:tcW w:w="4032" w:type="dxa"/>
                <w:vAlign w:val="center"/>
              </w:tcPr>
            </w:tcPrChange>
          </w:tcPr>
          <w:p w14:paraId="53C5E48F" w14:textId="022EAF89" w:rsidR="008B6992" w:rsidRPr="0074701E" w:rsidRDefault="008B6992">
            <w:pPr>
              <w:pStyle w:val="NoSpacing"/>
              <w:spacing w:before="100" w:after="100"/>
              <w:pPrChange w:id="15" w:author="WOLF512" w:date="2017-10-30T23:10:00Z">
                <w:pPr>
                  <w:pStyle w:val="NoSpacing"/>
                </w:pPr>
              </w:pPrChange>
            </w:pPr>
            <m:oMathPara>
              <m:oMathParaPr>
                <m:jc m:val="left"/>
              </m:oMathParaPr>
              <m:oMath>
                <m:r>
                  <m:rPr>
                    <m:sty m:val="p"/>
                  </m:rPr>
                  <w:rPr>
                    <w:rFonts w:ascii="Cambria Math" w:hAnsi="Cambria Math"/>
                  </w:rPr>
                  <m:t>K=</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H</m:t>
                            </m:r>
                          </m:e>
                        </m:acc>
                      </m:e>
                    </m:d>
                  </m:e>
                  <m:sup>
                    <m:r>
                      <m:rPr>
                        <m:sty m:val="b"/>
                      </m:rPr>
                      <w:rPr>
                        <w:rFonts w:ascii="Cambria Math" w:hAnsi="Cambria Math"/>
                      </w:rPr>
                      <m:t>2</m:t>
                    </m:r>
                  </m:sup>
                </m:sSup>
                <m:sSup>
                  <m:sSupPr>
                    <m:ctrlPr>
                      <w:rPr>
                        <w:rFonts w:ascii="Cambria Math" w:eastAsia="Calibri" w:hAnsi="Cambria Math"/>
                      </w:rPr>
                    </m:ctrlPr>
                  </m:sSupPr>
                  <m:e>
                    <m:r>
                      <w:rPr>
                        <w:rFonts w:ascii="Cambria Math" w:eastAsia="Calibri" w:hAnsi="Cambria Math"/>
                      </w:rPr>
                      <m:t>x</m:t>
                    </m:r>
                  </m:e>
                  <m:sup>
                    <m:r>
                      <m:rPr>
                        <m:sty m:val="p"/>
                      </m:rPr>
                      <w:rPr>
                        <w:rFonts w:ascii="Cambria Math" w:eastAsia="Calibri" w:hAnsi="Cambria Math"/>
                      </w:rPr>
                      <m:t>2</m:t>
                    </m:r>
                  </m:sup>
                </m:sSup>
              </m:oMath>
            </m:oMathPara>
          </w:p>
        </w:tc>
        <w:tc>
          <w:tcPr>
            <w:tcW w:w="406" w:type="dxa"/>
            <w:tcPrChange w:id="16" w:author="WOLF512" w:date="2017-10-30T23:02:00Z">
              <w:tcPr>
                <w:tcW w:w="432" w:type="dxa"/>
              </w:tcPr>
            </w:tcPrChange>
          </w:tcPr>
          <w:p w14:paraId="232C0D84" w14:textId="77777777" w:rsidR="008B6992" w:rsidRDefault="008B6992">
            <w:pPr>
              <w:pStyle w:val="NoSpacing"/>
              <w:spacing w:before="100" w:after="100"/>
              <w:rPr>
                <w:ins w:id="17" w:author="WOLF512" w:date="2017-10-30T23:02:00Z"/>
              </w:rPr>
              <w:pPrChange w:id="18" w:author="WOLF512" w:date="2017-10-30T23:10:00Z">
                <w:pPr>
                  <w:pStyle w:val="NoSpacing"/>
                </w:pPr>
              </w:pPrChange>
            </w:pPr>
          </w:p>
        </w:tc>
        <w:tc>
          <w:tcPr>
            <w:tcW w:w="431" w:type="dxa"/>
            <w:vAlign w:val="center"/>
            <w:tcPrChange w:id="19" w:author="WOLF512" w:date="2017-10-30T23:02:00Z">
              <w:tcPr>
                <w:tcW w:w="432" w:type="dxa"/>
                <w:vAlign w:val="center"/>
              </w:tcPr>
            </w:tcPrChange>
          </w:tcPr>
          <w:p w14:paraId="69DE2141" w14:textId="7445571E" w:rsidR="008B6992" w:rsidRDefault="008B6992">
            <w:pPr>
              <w:pStyle w:val="NoSpacing"/>
              <w:spacing w:before="100" w:after="100"/>
              <w:pPrChange w:id="20" w:author="WOLF512" w:date="2017-10-30T23:10:00Z">
                <w:pPr>
                  <w:pStyle w:val="NoSpacing"/>
                </w:pPr>
              </w:pPrChange>
            </w:pPr>
            <w:r>
              <w:t>(5)</w:t>
            </w:r>
          </w:p>
        </w:tc>
      </w:tr>
    </w:tbl>
    <w:p w14:paraId="33A283DB" w14:textId="199DF8CE" w:rsidR="004D4824" w:rsidRDefault="004D4824">
      <w:pPr>
        <w:pStyle w:val="NoSpacing"/>
        <w:ind w:firstLine="270"/>
        <w:pPrChange w:id="21" w:author="WOLF512" w:date="2017-10-30T23:10:00Z">
          <w:pPr>
            <w:pStyle w:val="NoSpacing"/>
          </w:pPr>
        </w:pPrChange>
      </w:pPr>
      <w:r>
        <w:t>The actual protocol for the approximation of K, for each magnet, can be summarized in the following six steps:</w:t>
      </w:r>
    </w:p>
    <w:p w14:paraId="7CA93150" w14:textId="179ADA3B" w:rsidR="004D4824" w:rsidRDefault="004D4824" w:rsidP="00CC504C">
      <w:pPr>
        <w:pStyle w:val="NoSpacing"/>
      </w:pPr>
    </w:p>
    <w:p w14:paraId="658F4D29" w14:textId="42C039C1" w:rsidR="00CA03FD" w:rsidRDefault="007020E6" w:rsidP="00CC504C">
      <w:pPr>
        <w:pStyle w:val="NoSpacing"/>
        <w:numPr>
          <w:ilvl w:val="0"/>
          <w:numId w:val="9"/>
        </w:numPr>
      </w:pPr>
      <w:r>
        <w:t xml:space="preserve">The magnet </w:t>
      </w:r>
      <w:r w:rsidR="000566A9">
        <w:t xml:space="preserve">was </w:t>
      </w:r>
      <w:r>
        <w:t xml:space="preserve">placed at a distance </w:t>
      </w:r>
      <w:r w:rsidR="000662D3">
        <w:t xml:space="preserve">of 75mm </w:t>
      </w:r>
      <w:r>
        <w:t xml:space="preserve">away from sensor </w:t>
      </w:r>
      <w:r>
        <w:rPr>
          <w:i/>
        </w:rPr>
        <w:t>i</w:t>
      </w:r>
      <w:r>
        <w:t xml:space="preserve"> such that (</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0662D3">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&gt;0</m:t>
        </m:r>
      </m:oMath>
      <w:r>
        <w:t>)</w:t>
      </w:r>
      <w:r w:rsidR="00C83FFB">
        <w:t xml:space="preserve"> and (</w:t>
      </w:r>
      <m:oMath>
        <m:r>
          <w:rPr>
            <w:rFonts w:ascii="Cambria Math" w:hAnsi="Cambria Math"/>
          </w:rPr>
          <m:t>x=75mm</m:t>
        </m:r>
      </m:oMath>
      <w:r w:rsidR="004D4824">
        <w:t>,</w:t>
      </w:r>
      <m:oMath>
        <m:r>
          <w:rPr>
            <w:rFonts w:ascii="Cambria Math" w:hAnsi="Cambria Math"/>
          </w:rPr>
          <m:t xml:space="preserve"> y≅0, z≅0</m:t>
        </m:r>
      </m:oMath>
      <w:r w:rsidR="00C83FFB">
        <w:t>)</w:t>
      </w:r>
      <w:r>
        <w:t>.</w:t>
      </w:r>
    </w:p>
    <w:p w14:paraId="459012EF" w14:textId="2985AC1E" w:rsidR="00CA03FD" w:rsidRDefault="007020E6" w:rsidP="00CC504C">
      <w:pPr>
        <w:pStyle w:val="NoSpacing"/>
        <w:numPr>
          <w:ilvl w:val="0"/>
          <w:numId w:val="9"/>
        </w:numPr>
      </w:pPr>
      <w:r>
        <w:t xml:space="preserve">A sample of K </w:t>
      </w:r>
      <w:r w:rsidR="000566A9">
        <w:t xml:space="preserve">was </w:t>
      </w:r>
      <w:r>
        <w:t xml:space="preserve">computed from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876425">
        <w:rPr>
          <w:b/>
        </w:rPr>
        <w:t xml:space="preserve"> </w:t>
      </w:r>
      <w:r w:rsidR="00876425">
        <w:t xml:space="preserve">for sensor </w:t>
      </w:r>
      <w:r w:rsidR="00876425">
        <w:rPr>
          <w:i/>
        </w:rPr>
        <w:t>i</w:t>
      </w:r>
      <w:r w:rsidR="00CC504C">
        <w:t>.</w:t>
      </w:r>
    </w:p>
    <w:p w14:paraId="1CE001CC" w14:textId="362EEC2B" w:rsidR="00CA03FD" w:rsidRDefault="00876425" w:rsidP="00CC504C">
      <w:pPr>
        <w:pStyle w:val="NoSpacing"/>
        <w:numPr>
          <w:ilvl w:val="0"/>
          <w:numId w:val="9"/>
        </w:numPr>
      </w:pPr>
      <w:r>
        <w:t xml:space="preserve">The magnet </w:t>
      </w:r>
      <w:r w:rsidR="000566A9">
        <w:t xml:space="preserve">was </w:t>
      </w:r>
      <w:r>
        <w:t xml:space="preserve">moved </w:t>
      </w:r>
      <m:oMath>
        <m:r>
          <m:rPr>
            <m:sty m:val="b"/>
          </m:rPr>
          <w:rPr>
            <w:rFonts w:ascii="Cambria Math" w:hAnsi="Cambria Math"/>
          </w:rPr>
          <m:t>∆</m:t>
        </m:r>
        <m:r>
          <w:rPr>
            <w:rFonts w:ascii="Cambria Math" w:hAnsi="Cambria Math"/>
          </w:rPr>
          <m:t>x</m:t>
        </m:r>
      </m:oMath>
      <w:r w:rsidR="000662D3">
        <w:t>=10mm</w:t>
      </w:r>
      <w:r w:rsidR="00205729">
        <w:t xml:space="preserve"> to</w:t>
      </w:r>
      <w:r>
        <w:t xml:space="preserve"> (</w:t>
      </w:r>
      <m:oMath>
        <m:r>
          <w:rPr>
            <w:rFonts w:ascii="Cambria Math" w:hAnsi="Cambria Math"/>
          </w:rPr>
          <m:t>x+</m:t>
        </m:r>
        <m:r>
          <m:rPr>
            <m:sty m:val="b"/>
          </m:rPr>
          <w:rPr>
            <w:rFonts w:ascii="Cambria Math" w:hAnsi="Cambria Math"/>
          </w:rPr>
          <m:t>∆</m:t>
        </m:r>
        <m:r>
          <w:rPr>
            <w:rFonts w:ascii="Cambria Math" w:hAnsi="Cambria Math"/>
          </w:rPr>
          <m:t>x</m:t>
        </m:r>
      </m:oMath>
      <w:r w:rsidR="00C83FFB">
        <w:t>,</w:t>
      </w:r>
      <m:oMath>
        <m:r>
          <w:rPr>
            <w:rFonts w:ascii="Cambria Math" w:hAnsi="Cambria Math"/>
          </w:rPr>
          <m:t xml:space="preserve"> y≅0, z≅0</m:t>
        </m:r>
      </m:oMath>
      <w:r>
        <w:t>).</w:t>
      </w:r>
    </w:p>
    <w:p w14:paraId="368B4FC5" w14:textId="41FCAD36" w:rsidR="00205729" w:rsidRDefault="00876425" w:rsidP="00CC504C">
      <w:pPr>
        <w:pStyle w:val="NoSpacing"/>
        <w:numPr>
          <w:ilvl w:val="0"/>
          <w:numId w:val="9"/>
        </w:numPr>
      </w:pPr>
      <w:r>
        <w:t>Anoth</w:t>
      </w:r>
      <w:r w:rsidR="000662D3">
        <w:t xml:space="preserve">er sample of K </w:t>
      </w:r>
      <w:r w:rsidR="000566A9">
        <w:t xml:space="preserve">was </w:t>
      </w:r>
      <w:r w:rsidR="000662D3">
        <w:t xml:space="preserve">computed </w:t>
      </w:r>
      <w:r w:rsidR="004D4824">
        <w:t>from a new</w:t>
      </w:r>
      <m:oMath>
        <m:r>
          <w:rPr>
            <w:rFonts w:ascii="Cambria Math" w:hAnsi="Cambria Math"/>
          </w:rPr>
          <m:t xml:space="preserve"> </m:t>
        </m:r>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t>.</w:t>
      </w:r>
    </w:p>
    <w:p w14:paraId="7B4371AB" w14:textId="3584F70C" w:rsidR="00CA03FD" w:rsidRDefault="00E404FB" w:rsidP="00CC504C">
      <w:pPr>
        <w:pStyle w:val="NoSpacing"/>
        <w:numPr>
          <w:ilvl w:val="0"/>
          <w:numId w:val="9"/>
        </w:numPr>
      </w:pPr>
      <w:r>
        <w:t xml:space="preserve">Steps 3 and 4 </w:t>
      </w:r>
      <w:r w:rsidR="000566A9">
        <w:t xml:space="preserve">were </w:t>
      </w:r>
      <w:r>
        <w:t xml:space="preserve">repeated multiple times, recording the values of x,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CC504C">
        <w:t xml:space="preserve"> and K each time.</w:t>
      </w:r>
    </w:p>
    <w:p w14:paraId="26132919" w14:textId="490652E3" w:rsidR="006512A0" w:rsidRDefault="00876425" w:rsidP="00CC504C">
      <w:pPr>
        <w:pStyle w:val="NoSpacing"/>
        <w:numPr>
          <w:ilvl w:val="0"/>
          <w:numId w:val="9"/>
        </w:numPr>
      </w:pPr>
      <w:r>
        <w:t xml:space="preserve">An approximated result of K </w:t>
      </w:r>
      <w:r w:rsidR="000566A9">
        <w:t xml:space="preserve">yielded </w:t>
      </w:r>
      <w:r>
        <w:t>from averaging the sampled points.</w:t>
      </w:r>
    </w:p>
    <w:p w14:paraId="697C5799" w14:textId="77777777" w:rsidR="00205729" w:rsidRDefault="00205729" w:rsidP="00CC504C">
      <w:pPr>
        <w:pStyle w:val="NoSpacing"/>
      </w:pPr>
      <w:r>
        <w:tab/>
      </w:r>
    </w:p>
    <w:p w14:paraId="35052683" w14:textId="70905924" w:rsidR="00C84628" w:rsidRPr="004107E1" w:rsidRDefault="00205729" w:rsidP="00CC504C">
      <w:pPr>
        <w:pStyle w:val="NoSpacing"/>
        <w:rPr>
          <w:rFonts w:cs="Times"/>
        </w:rPr>
      </w:pPr>
      <w:r>
        <w:rPr>
          <w:rFonts w:ascii="Calibri" w:hAnsi="Calibri"/>
          <w:sz w:val="22"/>
          <w:szCs w:val="22"/>
        </w:rPr>
        <w:tab/>
      </w:r>
      <w:r w:rsidR="00E404FB">
        <w:rPr>
          <w:rFonts w:cs="Times"/>
        </w:rPr>
        <w:t>R</w:t>
      </w:r>
      <w:r>
        <w:rPr>
          <w:rFonts w:cs="Times"/>
        </w:rPr>
        <w:t xml:space="preserve">eadings of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E404FB">
        <w:t xml:space="preserve"> should be minimized to ensure accuracy; </w:t>
      </w:r>
      <m:oMath>
        <m:r>
          <w:rPr>
            <w:rFonts w:ascii="Cambria Math" w:hAnsi="Cambria Math"/>
          </w:rPr>
          <m:t>y≅0</m:t>
        </m:r>
      </m:oMath>
      <w:r w:rsidR="00E404FB">
        <w:t xml:space="preserve"> and </w:t>
      </w:r>
      <m:oMath>
        <m:r>
          <w:rPr>
            <w:rFonts w:ascii="Cambria Math" w:hAnsi="Cambria Math"/>
          </w:rPr>
          <m:t>z≅0</m:t>
        </m:r>
      </m:oMath>
      <w:r w:rsidR="00E404FB">
        <w:t xml:space="preserve"> condition is satisfied when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≅0</m:t>
        </m:r>
      </m:oMath>
      <w:r w:rsidR="00E404FB">
        <w:t xml:space="preserve"> </w:t>
      </w:r>
      <w:r w:rsidR="00C77ACC">
        <w:t>and</w:t>
      </w:r>
      <m:oMath>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≅0</m:t>
        </m:r>
      </m:oMath>
      <w:r w:rsidR="00FD276F">
        <w:t>.</w:t>
      </w:r>
      <w:r w:rsidR="00E404FB">
        <w:t xml:space="preserve"> As long as both</w:t>
      </w:r>
      <w: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C83FFB">
        <w:t xml:space="preserve"> th</w:t>
      </w:r>
      <w:r w:rsidR="00E404FB">
        <w:t xml:space="preserve">e approximated value of K </w:t>
      </w:r>
      <w:r w:rsidR="000566A9">
        <w:t>yielded</w:t>
      </w:r>
      <w:r w:rsidR="00C77ACC">
        <w:t xml:space="preserve"> </w:t>
      </w:r>
      <w:r w:rsidR="00E404FB">
        <w:t>physically reasonable position solutions</w:t>
      </w:r>
      <w:r w:rsidR="00C83FFB">
        <w:t>. Nonetheless, the closer</w:t>
      </w:r>
      <w:r w:rsidR="00C83FFB">
        <w:rPr>
          <w:rFonts w:cs="Times"/>
        </w:rP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C83FFB">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0566A9">
        <w:rPr>
          <w:rFonts w:cs="Times"/>
        </w:rPr>
        <w:t>were</w:t>
      </w:r>
      <w:r w:rsidR="00C83FFB">
        <w:rPr>
          <w:rFonts w:cs="Times"/>
        </w:rPr>
        <w:t xml:space="preserve"> to zero the better the approximation</w:t>
      </w:r>
      <w:r w:rsidR="00CC07E0">
        <w:rPr>
          <w:rFonts w:cs="Times"/>
        </w:rPr>
        <w:t>.</w:t>
      </w:r>
    </w:p>
    <w:p w14:paraId="21A32CBC" w14:textId="0660D01A" w:rsidR="00C84628" w:rsidRDefault="006512A0" w:rsidP="004107E1">
      <w:pPr>
        <w:pStyle w:val="Heading2"/>
        <w:spacing w:before="100" w:after="100"/>
      </w:pPr>
      <w:r>
        <w:t>2.</w:t>
      </w:r>
      <w:r w:rsidR="004D4824">
        <w:t>4</w:t>
      </w:r>
      <w:r>
        <w:t xml:space="preserve"> </w:t>
      </w:r>
      <w:r w:rsidR="00C84628">
        <w:t xml:space="preserve">2D </w:t>
      </w:r>
      <w:r>
        <w:t>Sensor Array</w:t>
      </w:r>
    </w:p>
    <w:p w14:paraId="6392AC9A" w14:textId="28CD29EB" w:rsidR="00C84628" w:rsidRDefault="00EC0318" w:rsidP="004107E1">
      <w:pPr>
        <w:spacing w:before="100" w:after="100"/>
        <w:ind w:firstLine="270"/>
      </w:pPr>
      <w:r>
        <w:t>Having calculated K</w:t>
      </w:r>
      <w:r w:rsidR="00C84628">
        <w:t xml:space="preserve">, our team proceeded to build a set-up capable of tracking either magnet. While only three magnetometers were required to derive the position of the magnets, an array of six </w:t>
      </w:r>
      <w:r w:rsidR="00C84628">
        <w:rPr>
          <w:i/>
        </w:rPr>
        <w:t xml:space="preserve">SparkFun </w:t>
      </w:r>
      <w:r w:rsidR="00C84628" w:rsidRPr="00870CB0">
        <w:rPr>
          <w:i/>
        </w:rPr>
        <w:t>LSM</w:t>
      </w:r>
      <w:r w:rsidR="00C84628">
        <w:rPr>
          <w:i/>
        </w:rPr>
        <w:t>9DS</w:t>
      </w:r>
      <w:r w:rsidR="00C84628" w:rsidRPr="00870CB0">
        <w:rPr>
          <w:i/>
        </w:rPr>
        <w:t>1 IMU</w:t>
      </w:r>
      <w:r>
        <w:rPr>
          <w:i/>
        </w:rPr>
        <w:t xml:space="preserve"> </w:t>
      </w:r>
      <w:r w:rsidR="00C84628">
        <w:t>was built to enclose a tracking area and extend the tracking capabilities of the system</w:t>
      </w:r>
      <w:r w:rsidR="000566A9">
        <w:t xml:space="preserve">. </w:t>
      </w:r>
      <w:r w:rsidR="002D5A5B">
        <w:t>Due to I</w:t>
      </w:r>
      <w:r w:rsidR="002D5A5B" w:rsidRPr="004D185A">
        <w:rPr>
          <w:vertAlign w:val="superscript"/>
        </w:rPr>
        <w:t>2</w:t>
      </w:r>
      <w:r w:rsidR="002D5A5B">
        <w:t xml:space="preserve">C address conflicts, </w:t>
      </w:r>
      <w:r>
        <w:t xml:space="preserve">magnetometer communication was mediated using a </w:t>
      </w:r>
      <w:r>
        <w:rPr>
          <w:i/>
        </w:rPr>
        <w:t>SparkF</w:t>
      </w:r>
      <w:r w:rsidRPr="00870CB0">
        <w:rPr>
          <w:i/>
        </w:rPr>
        <w:t>un</w:t>
      </w:r>
      <w:r>
        <w:rPr>
          <w:i/>
        </w:rPr>
        <w:t xml:space="preserve"> </w:t>
      </w:r>
      <w:r w:rsidRPr="00870CB0">
        <w:rPr>
          <w:i/>
        </w:rPr>
        <w:t>74HC4051</w:t>
      </w:r>
      <w:r>
        <w:rPr>
          <w:i/>
        </w:rPr>
        <w:t xml:space="preserve"> 8-channel</w:t>
      </w:r>
      <w:r>
        <w:t xml:space="preserve"> </w:t>
      </w:r>
      <w:r w:rsidRPr="00870CB0">
        <w:rPr>
          <w:i/>
        </w:rPr>
        <w:t>multiplexer</w:t>
      </w:r>
      <w:r>
        <w:t xml:space="preserve">. Data </w:t>
      </w:r>
      <w:r w:rsidR="000566A9">
        <w:t xml:space="preserve">was driven through an Arduino-compatible microcontroller such as the </w:t>
      </w:r>
      <w:r w:rsidR="000566A9" w:rsidRPr="004D185A">
        <w:rPr>
          <w:i/>
        </w:rPr>
        <w:t>Arduino Mega 2560</w:t>
      </w:r>
      <w:r w:rsidR="000566A9">
        <w:t xml:space="preserve"> or </w:t>
      </w:r>
      <w:r w:rsidR="000566A9" w:rsidRPr="004D185A">
        <w:rPr>
          <w:i/>
        </w:rPr>
        <w:t>PJRC’s Teensy 3.2</w:t>
      </w:r>
      <w:r w:rsidR="000566A9">
        <w:t xml:space="preserve"> (Figure 1). Microcontrollers formatted and transmitted magnetometer data through a Serial Bus to a PC running a custom Python script</w:t>
      </w:r>
      <w:r w:rsidR="009B3BA5">
        <w:t>.</w:t>
      </w:r>
      <w:r w:rsidR="007008A9">
        <w:t xml:space="preserve"> The entire set-up was mounted over a metric optics breadboard with M6 taps every 25 mm. 3D printed holders were fabricated to secure the magnetometers and permanent magnets. 3D printing was also used to create guides for motion tracking experiments (Figure </w:t>
      </w:r>
      <w:r w:rsidR="008B65F3">
        <w:t>1</w:t>
      </w:r>
      <w:r w:rsidR="007008A9">
        <w:t>).</w:t>
      </w:r>
    </w:p>
    <w:p w14:paraId="71E52102" w14:textId="2B841B63" w:rsidR="009B3BA5" w:rsidRDefault="009B3BA5" w:rsidP="009B3BA5"/>
    <w:p w14:paraId="5ABB4883" w14:textId="5C1F4A1E" w:rsidR="009B3BA5" w:rsidRDefault="009B3BA5" w:rsidP="009B3BA5">
      <w:r>
        <w:tab/>
      </w:r>
    </w:p>
    <w:p w14:paraId="4336F379" w14:textId="76A6C229" w:rsidR="00CA03FD" w:rsidRDefault="000566A9" w:rsidP="004107E1">
      <w:pPr>
        <w:pStyle w:val="NoSpacing"/>
        <w:ind w:firstLine="270"/>
      </w:pPr>
      <w:r>
        <w:t xml:space="preserve">Sensor readings </w:t>
      </w:r>
      <w:r w:rsidR="00D61909">
        <w:t xml:space="preserve">were </w:t>
      </w:r>
      <w:r>
        <w:t xml:space="preserve">taken by the </w:t>
      </w:r>
      <w:r w:rsidR="00D61909">
        <w:t xml:space="preserve">magnetometers </w:t>
      </w:r>
      <w:r>
        <w:t xml:space="preserve">at 80Hz, yielding the XYZ components of </w:t>
      </w:r>
      <m:oMath>
        <m:acc>
          <m:accPr>
            <m:chr m:val="⃗"/>
            <m:ctrlPr>
              <w:rPr>
                <w:rFonts w:ascii="Cambria Math" w:hAnsi="Cambria Math"/>
                <w:b/>
              </w:rPr>
            </m:ctrlPr>
          </m:accPr>
          <m:e>
            <m:r>
              <m:rPr>
                <m:sty m:val="b"/>
              </m:rPr>
              <w:rPr>
                <w:rFonts w:ascii="Cambria Math" w:hAnsi="Cambria Math"/>
              </w:rPr>
              <m:t>H</m:t>
            </m:r>
          </m:e>
        </m:acc>
      </m:oMath>
      <w:r>
        <w:rPr>
          <w:b/>
        </w:rPr>
        <w:t xml:space="preserve"> </w:t>
      </w:r>
      <w:r>
        <w:t xml:space="preserve">with respect to the sensor orientation. Geomagnetism </w:t>
      </w:r>
      <w:r w:rsidR="00D61909">
        <w:t xml:space="preserve">was </w:t>
      </w:r>
      <w:r>
        <w:t xml:space="preserve">partially accounted for </w:t>
      </w:r>
      <w:r w:rsidR="00D61909">
        <w:t xml:space="preserve">using </w:t>
      </w:r>
      <w:r>
        <w:t>the</w:t>
      </w:r>
      <w:r w:rsidR="00D61909">
        <w:t xml:space="preserve"> board’s</w:t>
      </w:r>
      <w:r>
        <w:t xml:space="preserve"> built-in </w:t>
      </w:r>
      <w:r w:rsidRPr="00CC504C">
        <w:t>declination</w:t>
      </w:r>
      <w:r w:rsidR="00D61909">
        <w:t xml:space="preserve"> adjustment function</w:t>
      </w:r>
      <w:r w:rsidRPr="00CC504C">
        <w:t xml:space="preserve">. To mitigate the effect of remaining ambient magnetic fields, sensor readings </w:t>
      </w:r>
      <w:r w:rsidR="00D61909">
        <w:t>were</w:t>
      </w:r>
      <w:r w:rsidR="00D61909" w:rsidRPr="00CC504C">
        <w:t xml:space="preserve"> </w:t>
      </w:r>
      <w:r w:rsidRPr="00CC504C">
        <w:t xml:space="preserve">averaged over 50 readings, for each sensor, upon reset and the respective result </w:t>
      </w:r>
      <w:r w:rsidR="00D61909">
        <w:t>was</w:t>
      </w:r>
      <w:r w:rsidR="00D61909" w:rsidRPr="00CC504C">
        <w:t xml:space="preserve"> </w:t>
      </w:r>
      <w:r w:rsidRPr="00CC504C">
        <w:t xml:space="preserve">subtracted from later readings. Drifting </w:t>
      </w:r>
      <w:r w:rsidR="00D61909">
        <w:t>was</w:t>
      </w:r>
      <w:r w:rsidR="00D61909" w:rsidRPr="00CC504C">
        <w:t xml:space="preserve"> </w:t>
      </w:r>
      <w:r w:rsidRPr="00CC504C">
        <w:t xml:space="preserve">observed to be minimal, yet further mitigation </w:t>
      </w:r>
      <w:r w:rsidR="00D61909">
        <w:t>was</w:t>
      </w:r>
      <w:r w:rsidR="00D61909" w:rsidRPr="00CC504C">
        <w:t xml:space="preserve"> </w:t>
      </w:r>
      <w:r w:rsidRPr="00CC504C">
        <w:t xml:space="preserve">left as future work. Readings henceforth </w:t>
      </w:r>
      <w:r w:rsidR="00D61909">
        <w:t>started</w:t>
      </w:r>
      <w:r w:rsidR="00D61909" w:rsidRPr="00CC504C">
        <w:t xml:space="preserve"> </w:t>
      </w:r>
      <w:r w:rsidRPr="00CC504C">
        <w:t xml:space="preserve">at ±20 </w:t>
      </w:r>
      <w:r w:rsidR="00FD10DF">
        <w:t>M</w:t>
      </w:r>
      <w:r w:rsidRPr="00CC504C">
        <w:t>illi</w:t>
      </w:r>
      <w:r w:rsidR="00FD10DF">
        <w:t>g</w:t>
      </w:r>
      <w:r w:rsidRPr="00CC504C">
        <w:t>auss</w:t>
      </w:r>
      <w:r>
        <w:t xml:space="preserve"> and </w:t>
      </w:r>
      <w:r w:rsidR="00D61909">
        <w:t xml:space="preserve">ranged </w:t>
      </w:r>
      <w:r>
        <w:t xml:space="preserve">to </w:t>
      </w:r>
      <w:r>
        <w:rPr>
          <w:rFonts w:cs="Times"/>
        </w:rPr>
        <w:t>±</w:t>
      </w:r>
      <w:r>
        <w:t>16 Gauss, according to the built-in 16-bit analog to digital converter in the chip.</w:t>
      </w:r>
    </w:p>
    <w:p w14:paraId="0C3DCCA7" w14:textId="1DF99984" w:rsidR="00C04E17" w:rsidRDefault="006512A0" w:rsidP="004107E1">
      <w:pPr>
        <w:pStyle w:val="Heading2"/>
        <w:spacing w:before="100" w:after="100"/>
      </w:pPr>
      <w:r>
        <w:t>2.3 Position Tracking Algorithm</w:t>
      </w:r>
    </w:p>
    <w:p w14:paraId="3536C4BA" w14:textId="77777777" w:rsidR="00FD4642" w:rsidRDefault="00FD10DF" w:rsidP="004107E1">
      <w:pPr>
        <w:spacing w:before="100" w:after="100"/>
        <w:ind w:firstLine="270"/>
        <w:pPrChange w:id="22" w:author="WOLF512" w:date="2017-10-31T00:19:00Z">
          <w:pPr>
            <w:pStyle w:val="NoSpacing"/>
          </w:pPr>
        </w:pPrChange>
      </w:pPr>
      <w:r>
        <w:t xml:space="preserve">Data retrieval and position tracking was driven by a custom Python script developed on a PC. Based on Eqns. (2), (3) and (4), each magnetometer </w:t>
      </w:r>
      <w:r w:rsidR="00FA20C2">
        <w:t xml:space="preserve">allowed </w:t>
      </w:r>
      <w:r>
        <w:t xml:space="preserve">the Python script to assemble one equation, for a total of six equations using the entire array. </w:t>
      </w:r>
      <w:r w:rsidR="00FA20C2">
        <w:t xml:space="preserve">The resulting non-linear system had no analytical solution, thus requiring a numerical approach. SciPy’s implementation of the Levenberg-Marquardt (LMA) method was used to solve the resulting non-linear system. Given that SciPy’s LMA lacked support for over-constrained systems, three of </w:t>
      </w:r>
      <w:r w:rsidR="006A2814">
        <w:t>the six magnetometer were ignored on every iteration. The script constructed the system of equations using the data from the three magnetometers with the largest</w:t>
      </w:r>
      <m:oMath>
        <m:r>
          <w:rPr>
            <w:rFonts w:ascii="Cambria Math" w:hAnsi="Cambria Math"/>
          </w:rPr>
          <m:t xml:space="preserve"> </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H</m:t>
                </m:r>
              </m:e>
            </m:acc>
          </m:e>
        </m:d>
      </m:oMath>
      <w:r w:rsidR="006A2814" w:rsidRPr="006A2814">
        <w:rPr>
          <w:rPrChange w:id="23" w:author="WOLF512" w:date="2017-10-31T00:22:00Z">
            <w:rPr>
              <w:b/>
            </w:rPr>
          </w:rPrChange>
        </w:rPr>
        <w:t>.</w:t>
      </w:r>
    </w:p>
    <w:p w14:paraId="0992A6F2" w14:textId="1125E937" w:rsidR="00FD10DF" w:rsidRDefault="00FD10DF" w:rsidP="00FD4642">
      <w:pPr>
        <w:ind w:firstLine="270"/>
      </w:pPr>
      <w:del w:id="24" w:author="WOLF512" w:date="2017-10-31T00:21:00Z">
        <w:r w:rsidRPr="006A2814" w:rsidDel="006A2814">
          <w:rPr>
            <w:rPrChange w:id="25" w:author="WOLF512" w:date="2017-10-31T00:22:00Z">
              <w:rPr>
                <w:b/>
              </w:rPr>
            </w:rPrChange>
          </w:rPr>
          <w:delText xml:space="preserve"> </w:delText>
        </w:r>
      </w:del>
    </w:p>
    <w:p w14:paraId="5A1B44CA" w14:textId="77777777" w:rsidR="00FD10DF" w:rsidRPr="00555865" w:rsidRDefault="00FD10DF" w:rsidP="00FD10DF">
      <w:pPr>
        <w:pStyle w:val="NoSpacing"/>
      </w:pPr>
    </w:p>
    <w:p w14:paraId="4F692E6C" w14:textId="233E2AF8" w:rsidR="00FD4642" w:rsidRDefault="00FD10DF" w:rsidP="00FD10DF">
      <w:pPr>
        <w:pStyle w:val="NoSpacing"/>
      </w:pPr>
      <w:r>
        <w:tab/>
      </w:r>
    </w:p>
    <w:p w14:paraId="5F5703D1" w14:textId="17CAFF42" w:rsidR="00572AB7" w:rsidRDefault="00FD4642" w:rsidP="00FD4642">
      <w:pPr>
        <w:pStyle w:val="NoSpacing"/>
        <w:rPr>
          <w:ins w:id="26" w:author="WOLF512" w:date="2017-10-31T00:35:00Z"/>
        </w:rPr>
      </w:pPr>
      <w:r>
        <w:lastRenderedPageBreak/>
        <w:tab/>
      </w:r>
      <w:r w:rsidR="006A2814">
        <w:t xml:space="preserve">The </w:t>
      </w:r>
      <w:r w:rsidR="00FD10DF">
        <w:t xml:space="preserve">LMA was chosen for its robustness and speed of convergence. </w:t>
      </w:r>
      <w:r w:rsidR="001B222F">
        <w:t xml:space="preserve">SciPy’s </w:t>
      </w:r>
      <w:r w:rsidR="00FD10DF">
        <w:t>LMA combines Newton-Raphson’s algorithm and the Steepest Descent method</w:t>
      </w:r>
      <w:r w:rsidR="006A2814">
        <w:t xml:space="preserve"> to</w:t>
      </w:r>
      <w:r w:rsidR="001B222F">
        <w:t xml:space="preserve"> </w:t>
      </w:r>
      <w:r w:rsidR="00FD10DF">
        <w:t>converge</w:t>
      </w:r>
      <w:r w:rsidR="001B222F">
        <w:t xml:space="preserve"> </w:t>
      </w:r>
      <w:r w:rsidR="00FD10DF">
        <w:t xml:space="preserve">even </w:t>
      </w:r>
      <w:r w:rsidR="001B222F">
        <w:t>in the case of a poor initial guess</w:t>
      </w:r>
      <w:r w:rsidR="00FD10DF">
        <w:t>.</w:t>
      </w:r>
      <w:r w:rsidR="001B222F">
        <w:t xml:space="preserve"> However, like any numerical method, effective convergence still relies on the initial guess’ proximity to the solution. To overcome this issue, the centroid of the triangle described by the three magnetometers with the largest readings</w:t>
      </w:r>
      <w:r w:rsidR="00433FEE">
        <w:t xml:space="preserve"> was used</w:t>
      </w:r>
      <w:r w:rsidR="001B222F">
        <w:t xml:space="preserve"> as the initial guess.</w:t>
      </w:r>
    </w:p>
    <w:p w14:paraId="61C0A11A" w14:textId="78594F5D" w:rsidR="00572AB7" w:rsidRDefault="00572AB7" w:rsidP="00FD10DF">
      <w:pPr>
        <w:pStyle w:val="NoSpacing"/>
        <w:rPr>
          <w:ins w:id="27" w:author="WOLF512" w:date="2017-10-31T00:35:00Z"/>
        </w:rPr>
      </w:pPr>
    </w:p>
    <w:p w14:paraId="1CE6396B" w14:textId="277AE77A" w:rsidR="00C67237" w:rsidRDefault="00572AB7" w:rsidP="00D0155D">
      <w:pPr>
        <w:pStyle w:val="NoSpacing"/>
        <w:ind w:firstLine="270"/>
      </w:pPr>
      <w:r>
        <w:t>Upon convergence of the LMA, values were logged to d</w:t>
      </w:r>
      <w:r w:rsidR="00636E6B">
        <w:t>etermine point accuracy (Table 2, 3</w:t>
      </w:r>
      <w:r>
        <w:t>) and motion tracking</w:t>
      </w:r>
      <w:r w:rsidR="00636E6B">
        <w:t xml:space="preserve"> capabilities (Figure 3, 4</w:t>
      </w:r>
      <w:r>
        <w:t>). The entire process described above, from sensor calibration to data collection and numerical solution</w:t>
      </w:r>
      <w:r w:rsidR="00636E6B">
        <w:t xml:space="preserve"> has been summarized in Figure 2</w:t>
      </w:r>
      <w:r>
        <w:t>.</w:t>
      </w:r>
    </w:p>
    <w:p w14:paraId="1032CD3A" w14:textId="722B9AD7" w:rsidR="00303FB4" w:rsidRDefault="00CF3730" w:rsidP="00DB6160">
      <w:pPr>
        <w:pStyle w:val="Heading1"/>
      </w:pPr>
      <w:r>
        <w:t>3 Results</w:t>
      </w:r>
    </w:p>
    <w:p w14:paraId="00F3E862" w14:textId="327BD44B" w:rsidR="00DB6160" w:rsidRDefault="00303FB4" w:rsidP="004107E1">
      <w:pPr>
        <w:pStyle w:val="Heading2"/>
        <w:spacing w:before="100" w:after="100"/>
      </w:pPr>
      <w:r>
        <w:t>3</w:t>
      </w:r>
      <w:r w:rsidRPr="0074701E">
        <w:t xml:space="preserve">.1 </w:t>
      </w:r>
      <w:r w:rsidR="00DB6160">
        <w:t>Approximation of K</w:t>
      </w:r>
    </w:p>
    <w:p w14:paraId="63973EE1" w14:textId="5E1A9C97" w:rsidR="00DB6160" w:rsidRDefault="00DB6160" w:rsidP="004107E1">
      <w:pPr>
        <w:spacing w:before="100" w:after="100"/>
      </w:pPr>
      <w:r>
        <w:tab/>
        <w:t>Following the CNC-based approximation protocol described earlier, the magnitude of the magnetic field moment K was determined for two permanent magnets (Table 1).</w:t>
      </w:r>
    </w:p>
    <w:p w14:paraId="3DF633E2" w14:textId="77777777" w:rsidR="00DB6160" w:rsidRDefault="00DB6160" w:rsidP="00DB6160"/>
    <w:p w14:paraId="29313594" w14:textId="0523BA4A" w:rsidR="00DB6160" w:rsidRDefault="00DB6160" w:rsidP="00DB6160">
      <w:r w:rsidRPr="00DB6160">
        <w:drawing>
          <wp:inline distT="0" distB="0" distL="0" distR="0" wp14:anchorId="2567EBE7" wp14:editId="6CAF4470">
            <wp:extent cx="2857500" cy="741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9130" cy="742103"/>
                    </a:xfrm>
                    <a:prstGeom prst="rect">
                      <a:avLst/>
                    </a:prstGeom>
                    <a:noFill/>
                    <a:ln>
                      <a:noFill/>
                    </a:ln>
                  </pic:spPr>
                </pic:pic>
              </a:graphicData>
            </a:graphic>
          </wp:inline>
        </w:drawing>
      </w:r>
    </w:p>
    <w:p w14:paraId="1CF0F943" w14:textId="4CD94218" w:rsidR="00DB6160" w:rsidRPr="00DB6160" w:rsidRDefault="00FD4642" w:rsidP="00DB6160">
      <w:r>
        <w:rPr>
          <w:noProof/>
        </w:rPr>
        <mc:AlternateContent>
          <mc:Choice Requires="wpg">
            <w:drawing>
              <wp:anchor distT="0" distB="0" distL="114300" distR="114300" simplePos="0" relativeHeight="251659264" behindDoc="0" locked="0" layoutInCell="1" allowOverlap="1" wp14:anchorId="2EC17893" wp14:editId="1B18D664">
                <wp:simplePos x="0" y="0"/>
                <wp:positionH relativeFrom="column">
                  <wp:posOffset>0</wp:posOffset>
                </wp:positionH>
                <wp:positionV relativeFrom="paragraph">
                  <wp:posOffset>-4000500</wp:posOffset>
                </wp:positionV>
                <wp:extent cx="2857500" cy="422910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857500" cy="4229100"/>
                          <a:chOff x="-6350" y="-514350"/>
                          <a:chExt cx="2857500" cy="4229100"/>
                        </a:xfrm>
                      </wpg:grpSpPr>
                      <pic:pic xmlns:pic="http://schemas.openxmlformats.org/drawingml/2006/picture">
                        <pic:nvPicPr>
                          <pic:cNvPr id="1" name="Picture 1" descr="C:\Users\modeh\AppData\Local\Microsoft\Windows\INetCache\Content.Word\Algorithm Chart.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350" y="-514350"/>
                            <a:ext cx="2853055" cy="3628390"/>
                          </a:xfrm>
                          <a:prstGeom prst="rect">
                            <a:avLst/>
                          </a:prstGeom>
                          <a:noFill/>
                          <a:ln>
                            <a:noFill/>
                          </a:ln>
                        </pic:spPr>
                      </pic:pic>
                      <wps:wsp>
                        <wps:cNvPr id="15" name="Text Box 15"/>
                        <wps:cNvSpPr txBox="1"/>
                        <wps:spPr>
                          <a:xfrm>
                            <a:off x="-6350" y="3257550"/>
                            <a:ext cx="285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8ED12" w14:textId="748D7CDB" w:rsidR="00FD4642" w:rsidRPr="00C67237" w:rsidRDefault="00FD4642" w:rsidP="00FD4642">
                              <w:pPr>
                                <w:pStyle w:val="Caption"/>
                                <w:jc w:val="center"/>
                                <w:rPr>
                                  <w:color w:val="auto"/>
                                </w:rPr>
                              </w:pPr>
                              <w:r w:rsidRPr="00C67237">
                                <w:rPr>
                                  <w:color w:val="auto"/>
                                </w:rPr>
                                <w:t xml:space="preserve">Figure </w:t>
                              </w:r>
                              <w:r w:rsidRPr="00C67237">
                                <w:rPr>
                                  <w:color w:val="auto"/>
                                </w:rPr>
                                <w:fldChar w:fldCharType="begin"/>
                              </w:r>
                              <w:r w:rsidRPr="00C67237">
                                <w:rPr>
                                  <w:color w:val="auto"/>
                                </w:rPr>
                                <w:instrText xml:space="preserve"> SEQ Figure \* ARABIC </w:instrText>
                              </w:r>
                              <w:r w:rsidRPr="00C67237">
                                <w:rPr>
                                  <w:color w:val="auto"/>
                                </w:rPr>
                                <w:fldChar w:fldCharType="separate"/>
                              </w:r>
                              <w:r>
                                <w:rPr>
                                  <w:noProof/>
                                  <w:color w:val="auto"/>
                                </w:rPr>
                                <w:t>2</w:t>
                              </w:r>
                              <w:r w:rsidRPr="00C67237">
                                <w:rPr>
                                  <w:color w:val="auto"/>
                                </w:rPr>
                                <w:fldChar w:fldCharType="end"/>
                              </w:r>
                              <w:r w:rsidRPr="00C67237">
                                <w:rPr>
                                  <w:color w:val="auto"/>
                                </w:rPr>
                                <w:t xml:space="preserve">: </w:t>
                              </w:r>
                              <w:r>
                                <w:rPr>
                                  <w:color w:val="auto"/>
                                </w:rPr>
                                <w:t>Overall System and Position Tracking Algorithm Flowchart</w:t>
                              </w:r>
                            </w:p>
                            <w:p w14:paraId="425F8F5C" w14:textId="77777777" w:rsidR="00FD4642" w:rsidRDefault="00FD4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17893" id="Group 17" o:spid="_x0000_s1030" style="position:absolute;left:0;text-align:left;margin-left:0;margin-top:-315pt;width:225pt;height:333pt;z-index:251659264;mso-width-relative:margin;mso-height-relative:margin" coordorigin="-63,-5143" coordsize="28575,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">
                <v:shape id="Picture 1" o:spid="_x0000_s1031" type="#_x0000_t75" style="position:absolute;left:-63;top:-5143;width:28530;height:36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O7PAAAAA2gAAAA8AAABkcnMvZG93bnJldi54bWxET01rAjEQvRf8D2GE3mqiFCmrUaoo9FLB&#10;baE9Dptxd+tmsiTRXf31RhB6Gh7vc+bL3jbiTD7UjjWMRwoEceFMzaWG76/tyxuIEJENNo5Jw4UC&#10;LBeDpzlmxnW8p3MeS5FCOGSooYqxzaQMRUUWw8i1xIk7OG8xJuhLaTx2Kdw2cqLUVFqsOTVU2NK6&#10;ouKYn6yG6/HzsvtTY+dx1b2uWW1+f/KN1s/D/n0GIlIf/8UP94dJ8+H+yv3Kx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xQ7s8AAAADaAAAADwAAAAAAAAAAAAAAAACfAgAA&#10;ZHJzL2Rvd25yZXYueG1sUEsFBgAAAAAEAAQA9wAAAIwDAAAAAA==&#10;">
                  <v:imagedata r:id="rId14" o:title="Algorithm Chart"/>
                  <v:path arrowok="t"/>
                </v:shape>
                <v:shape id="Text Box 15" o:spid="_x0000_s1032" type="#_x0000_t202" style="position:absolute;left:-63;top:32575;width:2857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14:paraId="0D78ED12" w14:textId="748D7CDB" w:rsidR="00FD4642" w:rsidRPr="00C67237" w:rsidRDefault="00FD4642" w:rsidP="00FD4642">
                        <w:pPr>
                          <w:pStyle w:val="Caption"/>
                          <w:jc w:val="center"/>
                          <w:rPr>
                            <w:color w:val="auto"/>
                          </w:rPr>
                        </w:pPr>
                        <w:r w:rsidRPr="00C67237">
                          <w:rPr>
                            <w:color w:val="auto"/>
                          </w:rPr>
                          <w:t xml:space="preserve">Figure </w:t>
                        </w:r>
                        <w:r w:rsidRPr="00C67237">
                          <w:rPr>
                            <w:color w:val="auto"/>
                          </w:rPr>
                          <w:fldChar w:fldCharType="begin"/>
                        </w:r>
                        <w:r w:rsidRPr="00C67237">
                          <w:rPr>
                            <w:color w:val="auto"/>
                          </w:rPr>
                          <w:instrText xml:space="preserve"> SEQ Figure \* ARABIC </w:instrText>
                        </w:r>
                        <w:r w:rsidRPr="00C67237">
                          <w:rPr>
                            <w:color w:val="auto"/>
                          </w:rPr>
                          <w:fldChar w:fldCharType="separate"/>
                        </w:r>
                        <w:r>
                          <w:rPr>
                            <w:noProof/>
                            <w:color w:val="auto"/>
                          </w:rPr>
                          <w:t>2</w:t>
                        </w:r>
                        <w:r w:rsidRPr="00C67237">
                          <w:rPr>
                            <w:color w:val="auto"/>
                          </w:rPr>
                          <w:fldChar w:fldCharType="end"/>
                        </w:r>
                        <w:r w:rsidRPr="00C67237">
                          <w:rPr>
                            <w:color w:val="auto"/>
                          </w:rPr>
                          <w:t xml:space="preserve">: </w:t>
                        </w:r>
                        <w:r>
                          <w:rPr>
                            <w:color w:val="auto"/>
                          </w:rPr>
                          <w:t>Overall System and Position Tracking Algorithm Flowchart</w:t>
                        </w:r>
                      </w:p>
                      <w:p w14:paraId="425F8F5C" w14:textId="77777777" w:rsidR="00FD4642" w:rsidRDefault="00FD4642"/>
                    </w:txbxContent>
                  </v:textbox>
                </v:shape>
                <w10:wrap type="square"/>
              </v:group>
            </w:pict>
          </mc:Fallback>
        </mc:AlternateContent>
      </w:r>
    </w:p>
    <w:p w14:paraId="348EF142" w14:textId="3F6DB7B3" w:rsidR="00303FB4" w:rsidRDefault="00DB6160" w:rsidP="004107E1">
      <w:pPr>
        <w:pStyle w:val="Heading2"/>
        <w:spacing w:before="100" w:after="100"/>
      </w:pPr>
      <w:r>
        <w:t xml:space="preserve">3.2 </w:t>
      </w:r>
      <w:r w:rsidR="00303FB4">
        <w:t>Point Accuracy</w:t>
      </w:r>
    </w:p>
    <w:p w14:paraId="6B5F9669" w14:textId="6F2D210C" w:rsidR="00721586" w:rsidRDefault="00DE1933" w:rsidP="00DE1933">
      <w:pPr>
        <w:spacing w:before="100" w:after="100"/>
      </w:pPr>
      <w:r w:rsidRPr="00C11A13">
        <w:drawing>
          <wp:anchor distT="0" distB="0" distL="114300" distR="114300" simplePos="0" relativeHeight="251670528" behindDoc="0" locked="0" layoutInCell="1" allowOverlap="1" wp14:anchorId="6369F21B" wp14:editId="55744331">
            <wp:simplePos x="0" y="0"/>
            <wp:positionH relativeFrom="column">
              <wp:posOffset>4330</wp:posOffset>
            </wp:positionH>
            <wp:positionV relativeFrom="paragraph">
              <wp:posOffset>1405255</wp:posOffset>
            </wp:positionV>
            <wp:extent cx="2856904" cy="1160780"/>
            <wp:effectExtent l="0" t="0" r="63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904" cy="1160780"/>
                    </a:xfrm>
                    <a:prstGeom prst="rect">
                      <a:avLst/>
                    </a:prstGeom>
                    <a:noFill/>
                    <a:ln>
                      <a:noFill/>
                    </a:ln>
                  </pic:spPr>
                </pic:pic>
              </a:graphicData>
            </a:graphic>
          </wp:anchor>
        </w:drawing>
      </w:r>
      <w:r w:rsidRPr="00721586">
        <w:drawing>
          <wp:anchor distT="0" distB="0" distL="114300" distR="114300" simplePos="0" relativeHeight="251671552" behindDoc="0" locked="0" layoutInCell="1" allowOverlap="1" wp14:anchorId="5430F1D9" wp14:editId="0920663F">
            <wp:simplePos x="0" y="0"/>
            <wp:positionH relativeFrom="column">
              <wp:posOffset>3810</wp:posOffset>
            </wp:positionH>
            <wp:positionV relativeFrom="paragraph">
              <wp:posOffset>2672715</wp:posOffset>
            </wp:positionV>
            <wp:extent cx="2857500" cy="13709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370965"/>
                    </a:xfrm>
                    <a:prstGeom prst="rect">
                      <a:avLst/>
                    </a:prstGeom>
                    <a:noFill/>
                    <a:ln>
                      <a:noFill/>
                    </a:ln>
                  </pic:spPr>
                </pic:pic>
              </a:graphicData>
            </a:graphic>
          </wp:anchor>
        </w:drawing>
      </w:r>
      <w:r w:rsidR="00303FB4">
        <w:tab/>
        <w:t xml:space="preserve">Using </w:t>
      </w:r>
      <w:r w:rsidR="007008A9">
        <w:t>our 2D sensor array</w:t>
      </w:r>
      <w:r w:rsidR="00DB6160">
        <w:t xml:space="preserve">, </w:t>
      </w:r>
      <w:r w:rsidR="00D0155D">
        <w:t xml:space="preserve">position tracking accuracy was studied by placing each permanent magnet in 20 different locations within the array. On average, 20 seconds of sensor readings were recorded for each location. The difference between the expected and observed </w:t>
      </w:r>
      <w:r w:rsidR="00721586">
        <w:t>X and Y positions was</w:t>
      </w:r>
      <w:r w:rsidR="00D0155D">
        <w:t xml:space="preserve"> recorded, in millimeters, as X</w:t>
      </w:r>
      <w:r w:rsidR="00D0155D" w:rsidRPr="00D0155D">
        <w:rPr>
          <w:vertAlign w:val="subscript"/>
        </w:rPr>
        <w:t>off</w:t>
      </w:r>
      <w:r w:rsidR="00D0155D">
        <w:t xml:space="preserve"> and Y</w:t>
      </w:r>
      <w:r w:rsidR="00D0155D" w:rsidRPr="00D0155D">
        <w:rPr>
          <w:vertAlign w:val="subscript"/>
        </w:rPr>
        <w:t>off</w:t>
      </w:r>
      <w:r w:rsidR="00D0155D">
        <w:t>.</w:t>
      </w:r>
      <w:r w:rsidR="00721586">
        <w:t xml:space="preserve"> A percentage error was calculated as the ratio of these differences to the original X and Y positions. The values reported here represent the average position difference and error among the 20 points sam</w:t>
      </w:r>
      <w:r w:rsidR="00636E6B">
        <w:t xml:space="preserve">pled using each magnet (Table 2, </w:t>
      </w:r>
      <w:r w:rsidR="00721586">
        <w:t xml:space="preserve">3). </w:t>
      </w:r>
      <w:bookmarkStart w:id="28" w:name="_GoBack"/>
      <w:bookmarkEnd w:id="28"/>
    </w:p>
    <w:p w14:paraId="4D1A1781" w14:textId="7CBC6817" w:rsidR="00721586" w:rsidRDefault="00721586" w:rsidP="00303FB4"/>
    <w:p w14:paraId="3203BF55" w14:textId="0D6B661F" w:rsidR="00721586" w:rsidRDefault="00721586" w:rsidP="004107E1">
      <w:pPr>
        <w:ind w:firstLine="270"/>
      </w:pPr>
      <w:r>
        <w:t>The position difference and thus the error was observed to be greater in the case of the small permanent magnet.</w:t>
      </w:r>
      <w:r w:rsidR="004B48BF">
        <w:t xml:space="preserve"> A weaker magnetic field and magnetic field moment K can support this observation.</w:t>
      </w:r>
    </w:p>
    <w:p w14:paraId="698AFB87" w14:textId="59065577" w:rsidR="006817A5" w:rsidRDefault="006817A5" w:rsidP="004107E1">
      <w:pPr>
        <w:pStyle w:val="Heading2"/>
        <w:spacing w:before="100" w:after="100"/>
      </w:pPr>
      <w:r>
        <w:t>3</w:t>
      </w:r>
      <w:r w:rsidRPr="0074701E">
        <w:t xml:space="preserve">.1 </w:t>
      </w:r>
      <w:r>
        <w:t>Motion Tracking</w:t>
      </w:r>
    </w:p>
    <w:p w14:paraId="5E6791B7" w14:textId="520E325F" w:rsidR="0019250A" w:rsidRDefault="006817A5" w:rsidP="004107E1">
      <w:pPr>
        <w:spacing w:before="100" w:after="100"/>
      </w:pPr>
      <w:r>
        <w:tab/>
      </w:r>
      <w:r w:rsidR="00927723">
        <w:t xml:space="preserve">In addition to single point accuracy, our system was tested for motion tracking. 3D-printed tracks were printed to guide the magnets on a constrained path as its position was approximated by the sensor array (Figure 1). </w:t>
      </w:r>
      <w:r w:rsidR="0019250A">
        <w:t xml:space="preserve">Two tracks were designed (squared and curved), printed and tested </w:t>
      </w:r>
      <w:r w:rsidR="008C1B16">
        <w:t xml:space="preserve">using the two permanent magnets. </w:t>
      </w:r>
      <w:r w:rsidR="0019250A">
        <w:t xml:space="preserve">Scatter plots were generated from each experiment </w:t>
      </w:r>
      <w:r w:rsidR="002810E2">
        <w:t>(Figure 3, 4</w:t>
      </w:r>
      <w:r w:rsidR="0019250A">
        <w:t>).</w:t>
      </w:r>
    </w:p>
    <w:p w14:paraId="700F2A7B" w14:textId="77777777" w:rsidR="006635C1" w:rsidRDefault="006635C1" w:rsidP="00832E5D"/>
    <w:p w14:paraId="25778F7B" w14:textId="36A9895C" w:rsidR="00CF3730" w:rsidRPr="00425F8F" w:rsidRDefault="008C1B16" w:rsidP="00DE1933">
      <w:r>
        <w:tab/>
        <w:t>Motion tracking experiments revealed areas of future work for our team. Scatters revealed some position inaccuracies that could be accounted for by considering the motion was not smooth (the magnet was moved along the track by hand). Furthermore, some inaccuracies could also be irrelevant when considering the actual size of the permanent magnet. Two dashed lines, following the color pattern used for the scatter, represent the approximate size of each magnet</w:t>
      </w:r>
      <w:r w:rsidR="002810E2">
        <w:t xml:space="preserve"> (Figure 3, 4).</w:t>
      </w:r>
      <w:r>
        <w:t xml:space="preserve"> Overall position inaccuracies can be inferred by looking at the corresponding track designs (depicted on the t</w:t>
      </w:r>
      <w:r w:rsidR="005F18E4">
        <w:t>op-right corner of each graph). Additionally, each track required a few minutes for completion (data gathering and plotting) which will lead our team to study hardware and software bottlenecks in pursuit of real time tracking.</w:t>
      </w:r>
    </w:p>
    <w:p w14:paraId="3A579D24" w14:textId="07240E5D" w:rsidR="0099401F" w:rsidRDefault="00CF3730" w:rsidP="00DE1933">
      <w:pPr>
        <w:pStyle w:val="Heading1"/>
        <w:spacing w:beforeLines="100" w:afterLines="100" w:after="240"/>
      </w:pPr>
      <w:r>
        <w:lastRenderedPageBreak/>
        <w:t xml:space="preserve">4 </w:t>
      </w:r>
      <w:commentRangeStart w:id="29"/>
      <w:r>
        <w:t>Interpretation</w:t>
      </w:r>
      <w:commentRangeEnd w:id="29"/>
      <w:r w:rsidR="00014A2E">
        <w:rPr>
          <w:rStyle w:val="CommentReference"/>
          <w:rFonts w:ascii="Calibri" w:eastAsia="MS Mincho" w:hAnsi="Calibri"/>
          <w:b w:val="0"/>
          <w:bCs w:val="0"/>
          <w:kern w:val="0"/>
        </w:rPr>
        <w:commentReference w:id="29"/>
      </w:r>
      <w:r w:rsidR="0099401F">
        <w:t xml:space="preserve"> and Future Work</w:t>
      </w:r>
    </w:p>
    <w:p w14:paraId="7E0D614D" w14:textId="6F964494" w:rsidR="00F355C1" w:rsidRDefault="008D1714" w:rsidP="00DE1933">
      <w:pPr>
        <w:pStyle w:val="NoSpacing"/>
        <w:spacing w:beforeLines="100" w:before="240" w:afterLines="100" w:after="240"/>
      </w:pPr>
      <w:r>
        <w:tab/>
      </w:r>
      <w:r w:rsidR="00F355C1">
        <w:t xml:space="preserve">The most significant accomplishments of the work presented here encompass the design and implementation of a non-contacting position tracking method and system using affordable, open-source hardware and software components. The system gave accurate position results and </w:t>
      </w:r>
      <w:r w:rsidR="00D873F1">
        <w:t xml:space="preserve">performed over a wider range than other applications </w:t>
      </w:r>
      <w:commentRangeStart w:id="30"/>
      <w:r w:rsidR="00D873F1">
        <w:t>[]</w:t>
      </w:r>
      <w:commentRangeEnd w:id="30"/>
      <w:r w:rsidR="00D873F1">
        <w:rPr>
          <w:rStyle w:val="CommentReference"/>
        </w:rPr>
        <w:commentReference w:id="30"/>
      </w:r>
      <w:r w:rsidR="00D873F1">
        <w:t>. Furthermore, our method worked for two off-the-shelf permanent magnets. This capability allows for easy adaptation to devices or applications were modifications have to be kept to a minimum. In particular, using current-driven electromagnets.</w:t>
      </w:r>
      <w:r w:rsidR="00DE1933">
        <w:t xml:space="preserve"> Finally, our team developed an algorithm capable of approximating initial guesses in order to improve speed of convergence.</w:t>
      </w:r>
    </w:p>
    <w:p w14:paraId="393E2408" w14:textId="2848FD91" w:rsidR="0099401F" w:rsidRPr="00DE1933" w:rsidRDefault="00D873F1" w:rsidP="0099401F">
      <w:pPr>
        <w:pStyle w:val="NoSpacing"/>
        <w:rPr>
          <w:b/>
          <w:i/>
        </w:rPr>
      </w:pPr>
      <w:r>
        <w:tab/>
        <w:t>Throughout the development of our system, our team</w:t>
      </w:r>
      <w:r w:rsidR="004451CD" w:rsidRPr="004107E1">
        <w:t xml:space="preserve"> encounter</w:t>
      </w:r>
      <w:r>
        <w:t>ed</w:t>
      </w:r>
      <w:r w:rsidR="004451CD" w:rsidRPr="004107E1">
        <w:t xml:space="preserve"> </w:t>
      </w:r>
      <w:r>
        <w:t xml:space="preserve">some </w:t>
      </w:r>
      <w:r w:rsidR="004451CD" w:rsidRPr="004107E1">
        <w:t xml:space="preserve">limitations </w:t>
      </w:r>
      <w:r w:rsidR="00DE1933">
        <w:t>which had an effect o</w:t>
      </w:r>
      <w:r>
        <w:t xml:space="preserve">n the results </w:t>
      </w:r>
      <w:r w:rsidR="00DE1933">
        <w:t>presented here.</w:t>
      </w:r>
      <w:r w:rsidR="00DE1933">
        <w:rPr>
          <w:b/>
          <w:i/>
        </w:rPr>
        <w:t xml:space="preserve"> </w:t>
      </w:r>
      <w:r w:rsidR="009079DD">
        <w:t>Hence, f</w:t>
      </w:r>
      <w:r w:rsidR="0099401F">
        <w:t>urther optimization is required, especially and including, a more robust mitigation of ambient fields and the throughput rate (which is heavily dependent on computation time).</w:t>
      </w:r>
      <w:r w:rsidR="008D1714">
        <w:t xml:space="preserve"> Finally, a thorough characterization of the </w:t>
      </w:r>
      <w:r w:rsidR="008D1714">
        <w:t>system’s performance in 3D space, especially at random orientations of the magnet, must still be done.</w:t>
      </w:r>
    </w:p>
    <w:p w14:paraId="11D7200F" w14:textId="5DCF0A54" w:rsidR="004107E1" w:rsidRPr="009079DD" w:rsidRDefault="00DE1933" w:rsidP="0099401F">
      <w:pPr>
        <w:pStyle w:val="NoSpacing"/>
        <w:rPr>
          <w:b/>
          <w:i/>
          <w:color w:val="FF0000"/>
        </w:rPr>
      </w:pPr>
      <w:r>
        <w:rPr>
          <w:noProof/>
        </w:rPr>
        <mc:AlternateContent>
          <mc:Choice Requires="wpg">
            <w:drawing>
              <wp:anchor distT="0" distB="0" distL="114300" distR="114300" simplePos="0" relativeHeight="251669504" behindDoc="0" locked="0" layoutInCell="1" allowOverlap="1" wp14:anchorId="76D6000E" wp14:editId="338CABDA">
                <wp:simplePos x="0" y="0"/>
                <wp:positionH relativeFrom="column">
                  <wp:posOffset>-97790</wp:posOffset>
                </wp:positionH>
                <wp:positionV relativeFrom="paragraph">
                  <wp:posOffset>-3392170</wp:posOffset>
                </wp:positionV>
                <wp:extent cx="3102610" cy="5215255"/>
                <wp:effectExtent l="0" t="0" r="2540" b="4445"/>
                <wp:wrapSquare wrapText="bothSides"/>
                <wp:docPr id="59" name="Group 59"/>
                <wp:cNvGraphicFramePr/>
                <a:graphic xmlns:a="http://schemas.openxmlformats.org/drawingml/2006/main">
                  <a:graphicData uri="http://schemas.microsoft.com/office/word/2010/wordprocessingGroup">
                    <wpg:wgp>
                      <wpg:cNvGrpSpPr/>
                      <wpg:grpSpPr>
                        <a:xfrm>
                          <a:off x="0" y="0"/>
                          <a:ext cx="3102610" cy="5215255"/>
                          <a:chOff x="-114300" y="-78861"/>
                          <a:chExt cx="3102610" cy="5215376"/>
                        </a:xfrm>
                      </wpg:grpSpPr>
                      <wps:wsp>
                        <wps:cNvPr id="42" name="Text Box 42"/>
                        <wps:cNvSpPr txBox="1"/>
                        <wps:spPr>
                          <a:xfrm>
                            <a:off x="0" y="2057400"/>
                            <a:ext cx="285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41F4B" w14:textId="6FB22639" w:rsidR="006635C1" w:rsidRPr="00C67237" w:rsidRDefault="006635C1" w:rsidP="006635C1">
                              <w:pPr>
                                <w:pStyle w:val="Caption"/>
                                <w:jc w:val="center"/>
                                <w:rPr>
                                  <w:color w:val="auto"/>
                                </w:rPr>
                              </w:pPr>
                              <w:r w:rsidRPr="00C67237">
                                <w:rPr>
                                  <w:color w:val="auto"/>
                                </w:rPr>
                                <w:t xml:space="preserve">Figure </w:t>
                              </w:r>
                              <w:r w:rsidR="004107E1">
                                <w:rPr>
                                  <w:color w:val="auto"/>
                                </w:rPr>
                                <w:t>3</w:t>
                              </w:r>
                              <w:r w:rsidRPr="00C67237">
                                <w:rPr>
                                  <w:color w:val="auto"/>
                                </w:rPr>
                                <w:t xml:space="preserve">: </w:t>
                              </w:r>
                              <w:r w:rsidR="004107E1">
                                <w:rPr>
                                  <w:color w:val="auto"/>
                                </w:rPr>
                                <w:t>Motion tracking of small and large magnet along squared track.</w:t>
                              </w:r>
                            </w:p>
                            <w:p w14:paraId="47913705" w14:textId="77777777" w:rsidR="006635C1" w:rsidRDefault="006635C1" w:rsidP="006635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1" name="Picture 4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4300" y="-78861"/>
                            <a:ext cx="3096260" cy="2136261"/>
                          </a:xfrm>
                          <a:prstGeom prst="rect">
                            <a:avLst/>
                          </a:prstGeom>
                          <a:noFill/>
                        </pic:spPr>
                      </pic:pic>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14300" y="2541187"/>
                            <a:ext cx="3102610" cy="2097147"/>
                          </a:xfrm>
                          <a:prstGeom prst="rect">
                            <a:avLst/>
                          </a:prstGeom>
                          <a:noFill/>
                        </pic:spPr>
                      </pic:pic>
                      <wps:wsp>
                        <wps:cNvPr id="58" name="Text Box 58"/>
                        <wps:cNvSpPr txBox="1"/>
                        <wps:spPr>
                          <a:xfrm>
                            <a:off x="0" y="4648200"/>
                            <a:ext cx="2857500" cy="488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F3383" w14:textId="48284253" w:rsidR="004107E1" w:rsidRPr="00C67237" w:rsidRDefault="004107E1" w:rsidP="004107E1">
                              <w:pPr>
                                <w:pStyle w:val="Caption"/>
                                <w:jc w:val="center"/>
                                <w:rPr>
                                  <w:color w:val="auto"/>
                                </w:rPr>
                              </w:pPr>
                              <w:r w:rsidRPr="00C67237">
                                <w:rPr>
                                  <w:color w:val="auto"/>
                                </w:rPr>
                                <w:t xml:space="preserve">Figure </w:t>
                              </w:r>
                              <w:r>
                                <w:rPr>
                                  <w:color w:val="auto"/>
                                </w:rPr>
                                <w:t>4</w:t>
                              </w:r>
                              <w:r w:rsidRPr="00C67237">
                                <w:rPr>
                                  <w:color w:val="auto"/>
                                </w:rPr>
                                <w:t xml:space="preserve">: </w:t>
                              </w:r>
                              <w:r>
                                <w:rPr>
                                  <w:color w:val="auto"/>
                                </w:rPr>
                                <w:t xml:space="preserve">Motion tracking of small and large magnet along </w:t>
                              </w:r>
                              <w:r>
                                <w:rPr>
                                  <w:color w:val="auto"/>
                                </w:rPr>
                                <w:t>curved track</w:t>
                              </w:r>
                              <w:r>
                                <w:rPr>
                                  <w:color w:val="auto"/>
                                </w:rPr>
                                <w:t>.</w:t>
                              </w:r>
                            </w:p>
                            <w:p w14:paraId="29D7EF8C" w14:textId="77777777" w:rsidR="004107E1" w:rsidRDefault="004107E1" w:rsidP="00410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6000E" id="Group 59" o:spid="_x0000_s1033" style="position:absolute;left:0;text-align:left;margin-left:-7.7pt;margin-top:-267.1pt;width:244.3pt;height:410.65pt;z-index:251669504;mso-width-relative:margin;mso-height-relative:margin" coordorigin="-1143,-788" coordsize="31026,5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">
                <v:shape id="Text Box 42" o:spid="_x0000_s1034" type="#_x0000_t202" style="position:absolute;top:20574;width:2857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fillcolor="white [3201]" stroked="f" strokeweight=".5pt">
                  <v:textbox>
                    <w:txbxContent>
                      <w:p w14:paraId="21E41F4B" w14:textId="6FB22639" w:rsidR="006635C1" w:rsidRPr="00C67237" w:rsidRDefault="006635C1" w:rsidP="006635C1">
                        <w:pPr>
                          <w:pStyle w:val="Caption"/>
                          <w:jc w:val="center"/>
                          <w:rPr>
                            <w:color w:val="auto"/>
                          </w:rPr>
                        </w:pPr>
                        <w:r w:rsidRPr="00C67237">
                          <w:rPr>
                            <w:color w:val="auto"/>
                          </w:rPr>
                          <w:t xml:space="preserve">Figure </w:t>
                        </w:r>
                        <w:r w:rsidR="004107E1">
                          <w:rPr>
                            <w:color w:val="auto"/>
                          </w:rPr>
                          <w:t>3</w:t>
                        </w:r>
                        <w:r w:rsidRPr="00C67237">
                          <w:rPr>
                            <w:color w:val="auto"/>
                          </w:rPr>
                          <w:t xml:space="preserve">: </w:t>
                        </w:r>
                        <w:r w:rsidR="004107E1">
                          <w:rPr>
                            <w:color w:val="auto"/>
                          </w:rPr>
                          <w:t>Motion tracking of small and large magnet along squared track.</w:t>
                        </w:r>
                      </w:p>
                      <w:p w14:paraId="47913705" w14:textId="77777777" w:rsidR="006635C1" w:rsidRDefault="006635C1" w:rsidP="006635C1"/>
                    </w:txbxContent>
                  </v:textbox>
                </v:shape>
                <v:shape id="Picture 41" o:spid="_x0000_s1035" type="#_x0000_t75" style="position:absolute;left:-1143;top:-788;width:30962;height:21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VdXnEAAAA2wAAAA8AAABkcnMvZG93bnJldi54bWxEj1FLAzEQhN8F/0NYoW82d20t9myuFK3g&#10;gwjW/oBtst4dXjbHZW3Tf28EwcdhZr5h1pvke3WiMXaBDZTTAhSxDa7jxsDh4/n2HlQUZId9YDJw&#10;oQib+vpqjZULZ36n014alSEcKzTQigyV1tG25DFOw0Ccvc8wepQsx0a7Ec8Z7ns9K4ql9thxXmhx&#10;oMeW7Nf+2xuQp7u5tUmKxeF1tj3u0upt6Zwxk5u0fQAllOQ//Nd+cQYWJfx+yT9A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VdXnEAAAA2wAAAA8AAAAAAAAAAAAAAAAA&#10;nwIAAGRycy9kb3ducmV2LnhtbFBLBQYAAAAABAAEAPcAAACQAwAAAAA=&#10;">
                  <v:imagedata r:id="rId19" o:title=""/>
                  <v:path arrowok="t"/>
                </v:shape>
                <v:shape id="Picture 55" o:spid="_x0000_s1036" type="#_x0000_t75" style="position:absolute;left:-1143;top:25411;width:31026;height:20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QZ8jDAAAA2wAAAA8AAABkcnMvZG93bnJldi54bWxEj0GLwjAUhO+C/yE8YW+aKCjSNYoI6h48&#10;qBV0b4/mbVu2ealN1PrvNwuCx2FmvmFmi9ZW4k6NLx1rGA4UCOLMmZJzDad03Z+C8AHZYOWYNDzJ&#10;w2Le7cwwMe7BB7ofQy4ihH2CGooQ6kRKnxVk0Q9cTRy9H9dYDFE2uTQNPiLcVnKk1ERaLDkuFFjT&#10;qqDs93izGoza02V7udJBladNWu3O30N71vqj1y4/QQRqwzv8an8ZDeMx/H+JP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BnyMMAAADbAAAADwAAAAAAAAAAAAAAAACf&#10;AgAAZHJzL2Rvd25yZXYueG1sUEsFBgAAAAAEAAQA9wAAAI8DAAAAAA==&#10;">
                  <v:imagedata r:id="rId20" o:title=""/>
                  <v:path arrowok="t"/>
                </v:shape>
                <v:shape id="Text Box 58" o:spid="_x0000_s1037" type="#_x0000_t202" style="position:absolute;top:46482;width:28575;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HsMA&#10;AADbAAAADwAAAGRycy9kb3ducmV2LnhtbERPTWvCQBC9C/6HZYRepG5a0ZY0G5HSVvGmaSvehuw0&#10;CWZnQ3abxH/vHgSPj/edrAZTi45aV1lW8DSLQBDnVldcKPjOPh9fQTiPrLG2TAou5GCVjkcJxtr2&#10;vKfu4AsRQtjFqKD0vomldHlJBt3MNsSB+7OtQR9gW0jdYh/CTS2fo2gpDVYcGkps6L2k/Hz4NwpO&#10;0+K4c8PXTz9fzJuPTZe9/OpMqYfJsH4D4Wnwd/HNvdUKFmFs+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yHsMAAADbAAAADwAAAAAAAAAAAAAAAACYAgAAZHJzL2Rv&#10;d25yZXYueG1sUEsFBgAAAAAEAAQA9QAAAIgDAAAAAA==&#10;" fillcolor="white [3201]" stroked="f" strokeweight=".5pt">
                  <v:textbox>
                    <w:txbxContent>
                      <w:p w14:paraId="2C2F3383" w14:textId="48284253" w:rsidR="004107E1" w:rsidRPr="00C67237" w:rsidRDefault="004107E1" w:rsidP="004107E1">
                        <w:pPr>
                          <w:pStyle w:val="Caption"/>
                          <w:jc w:val="center"/>
                          <w:rPr>
                            <w:color w:val="auto"/>
                          </w:rPr>
                        </w:pPr>
                        <w:r w:rsidRPr="00C67237">
                          <w:rPr>
                            <w:color w:val="auto"/>
                          </w:rPr>
                          <w:t xml:space="preserve">Figure </w:t>
                        </w:r>
                        <w:r>
                          <w:rPr>
                            <w:color w:val="auto"/>
                          </w:rPr>
                          <w:t>4</w:t>
                        </w:r>
                        <w:r w:rsidRPr="00C67237">
                          <w:rPr>
                            <w:color w:val="auto"/>
                          </w:rPr>
                          <w:t xml:space="preserve">: </w:t>
                        </w:r>
                        <w:r>
                          <w:rPr>
                            <w:color w:val="auto"/>
                          </w:rPr>
                          <w:t xml:space="preserve">Motion tracking of small and large magnet along </w:t>
                        </w:r>
                        <w:r>
                          <w:rPr>
                            <w:color w:val="auto"/>
                          </w:rPr>
                          <w:t>curved track</w:t>
                        </w:r>
                        <w:r>
                          <w:rPr>
                            <w:color w:val="auto"/>
                          </w:rPr>
                          <w:t>.</w:t>
                        </w:r>
                      </w:p>
                      <w:p w14:paraId="29D7EF8C" w14:textId="77777777" w:rsidR="004107E1" w:rsidRDefault="004107E1" w:rsidP="004107E1"/>
                    </w:txbxContent>
                  </v:textbox>
                </v:shape>
                <w10:wrap type="square"/>
              </v:group>
            </w:pict>
          </mc:Fallback>
        </mc:AlternateContent>
      </w:r>
    </w:p>
    <w:p w14:paraId="01432F30" w14:textId="13346085" w:rsidR="006635C1" w:rsidRDefault="008D1714" w:rsidP="004451CD">
      <w:pPr>
        <w:pStyle w:val="NoSpacing"/>
      </w:pPr>
      <w:r>
        <w:tab/>
        <w:t>Moving forward</w:t>
      </w:r>
      <w:r w:rsidR="00AC3266">
        <w:t xml:space="preserve"> </w:t>
      </w:r>
      <w:r>
        <w:t>we inte</w:t>
      </w:r>
      <w:r w:rsidR="00AC3266">
        <w:t>nd to improve upon the system</w:t>
      </w:r>
      <w:r>
        <w:t xml:space="preserve">, by optimizing the execution of LMA with better initial guesses and smoother </w:t>
      </w:r>
      <w:r w:rsidR="009079DD">
        <w:t>data inputs; enable the approximation</w:t>
      </w:r>
      <w:r>
        <w:t xml:space="preserve"> of a magnet’s orientation, by tracking the path of the magnet</w:t>
      </w:r>
      <w:r w:rsidR="004451CD">
        <w:t xml:space="preserve"> and the sensor array’s magnetic field vector components</w:t>
      </w:r>
      <w:r w:rsidR="007F66E2">
        <w:t xml:space="preserve"> across time</w:t>
      </w:r>
      <w:r w:rsidR="004451CD">
        <w:t>;</w:t>
      </w:r>
      <w:r>
        <w:t xml:space="preserve"> increase the measurement accuracy,</w:t>
      </w:r>
      <w:r w:rsidR="004451CD">
        <w:t xml:space="preserve"> by refining approximations of K;</w:t>
      </w:r>
      <w:r>
        <w:t xml:space="preserve"> miniaturi</w:t>
      </w:r>
      <w:r w:rsidR="009079DD">
        <w:t>zing</w:t>
      </w:r>
      <w:r>
        <w:t xml:space="preserve"> the device</w:t>
      </w:r>
      <w:r w:rsidR="004451CD">
        <w:t xml:space="preserve"> to a more convenient form;</w:t>
      </w:r>
      <w:r w:rsidR="009079DD">
        <w:t xml:space="preserve"> and moving</w:t>
      </w:r>
      <w:r>
        <w:t xml:space="preserve"> to more complex </w:t>
      </w:r>
      <w:r w:rsidR="004451CD">
        <w:t xml:space="preserve">multi-pole </w:t>
      </w:r>
      <w:r>
        <w:t>objects</w:t>
      </w:r>
      <w:r w:rsidR="004451CD">
        <w:t>, such as combinations of magnets</w:t>
      </w:r>
      <w:r w:rsidR="009079DD">
        <w:t>; and building a 3D visualization of system output in real-time.</w:t>
      </w:r>
    </w:p>
    <w:p w14:paraId="33F10469" w14:textId="24FA3250" w:rsidR="00960F2B" w:rsidRDefault="00CF3730" w:rsidP="00CC504C">
      <w:pPr>
        <w:pStyle w:val="Heading1"/>
      </w:pPr>
      <w:r>
        <w:t>References</w:t>
      </w:r>
    </w:p>
    <w:p w14:paraId="361B0910" w14:textId="224ADF11" w:rsidR="004860DD" w:rsidRDefault="00960F2B" w:rsidP="00CC504C">
      <w:pPr>
        <w:pStyle w:val="NoSpacing"/>
      </w:pPr>
      <w:r w:rsidRPr="00960F2B">
        <w:t>[1] Han, X., Seki, H., Kamiya, Y., and Hikizu, M. “Wearable handwriting input device using magnetic field Geomagnetism cancell</w:t>
      </w:r>
      <w:r w:rsidR="00267155">
        <w:t>ation in position calculation.”</w:t>
      </w:r>
      <w:r w:rsidR="00267155">
        <w:rPr>
          <w:i/>
        </w:rPr>
        <w:t xml:space="preserve"> </w:t>
      </w:r>
      <w:r w:rsidRPr="00960F2B">
        <w:rPr>
          <w:i/>
        </w:rPr>
        <w:t>Precision Engineering</w:t>
      </w:r>
      <w:r w:rsidRPr="00960F2B">
        <w:t xml:space="preserve"> Vol. 33 Issue 1 (2009), pp: 37-43.</w:t>
      </w:r>
      <w:r w:rsidR="00267155">
        <w:t xml:space="preserve"> </w:t>
      </w:r>
      <w:r w:rsidRPr="00960F2B">
        <w:t>DOI 10.1016/j.precisioneng.2008.03.008.</w:t>
      </w:r>
    </w:p>
    <w:p w14:paraId="00F55E33" w14:textId="1B1BEA28" w:rsidR="00960F2B" w:rsidRPr="00960F2B" w:rsidRDefault="00960F2B" w:rsidP="00CC504C">
      <w:pPr>
        <w:pStyle w:val="NoSpacing"/>
      </w:pPr>
    </w:p>
    <w:p w14:paraId="31999BE0" w14:textId="6D125A90" w:rsidR="00960F2B" w:rsidRDefault="00960F2B" w:rsidP="00CC504C">
      <w:r>
        <w:t xml:space="preserve">[2] </w:t>
      </w:r>
      <w:r w:rsidRPr="00960F2B">
        <w:t xml:space="preserve">Han, X., Seki, H., Kamiya, Y., and Hikizu, M. “Wearable handwriting input device using magnetic field 2nd report: Influence of misalignment of magnet and writing plane.” </w:t>
      </w:r>
      <w:r w:rsidRPr="00960F2B">
        <w:rPr>
          <w:i/>
        </w:rPr>
        <w:t>Precision Engineering</w:t>
      </w:r>
      <w:r w:rsidRPr="00960F2B">
        <w:t xml:space="preserve"> V</w:t>
      </w:r>
      <w:r>
        <w:t>ol. 34 Issue 3 (2010), pp: 425-430</w:t>
      </w:r>
      <w:r w:rsidRPr="00960F2B">
        <w:t xml:space="preserve">. </w:t>
      </w:r>
      <w:r w:rsidR="00267155">
        <w:t xml:space="preserve"> </w:t>
      </w:r>
      <w:r w:rsidRPr="00960F2B">
        <w:t>DOI 10.1016/j.precisioneng.2009.12.005</w:t>
      </w:r>
    </w:p>
    <w:p w14:paraId="7429391A" w14:textId="77777777" w:rsidR="00442779" w:rsidRDefault="00442779" w:rsidP="00CC504C"/>
    <w:p w14:paraId="12D07390" w14:textId="6C807EC6" w:rsidR="00960F2B" w:rsidRDefault="00960F2B" w:rsidP="00CC504C">
      <w:r>
        <w:t xml:space="preserve">[3] </w:t>
      </w:r>
      <w:proofErr w:type="spellStart"/>
      <w:r>
        <w:t>Raab</w:t>
      </w:r>
      <w:proofErr w:type="spellEnd"/>
      <w:r>
        <w:t>, F., Blood, E., Steiner, T., and Jones, H.</w:t>
      </w:r>
      <w:r w:rsidRPr="00960F2B">
        <w:t xml:space="preserve"> “</w:t>
      </w:r>
      <w:r>
        <w:t>Magnetic Position and Orientation Tracking System”</w:t>
      </w:r>
      <w:r w:rsidRPr="00960F2B">
        <w:t xml:space="preserve"> </w:t>
      </w:r>
      <w:r>
        <w:rPr>
          <w:i/>
        </w:rPr>
        <w:t>IEEE Transactions on Aerospace and Electronic Systems</w:t>
      </w:r>
      <w:r w:rsidRPr="00960F2B">
        <w:t xml:space="preserve"> V</w:t>
      </w:r>
      <w:r>
        <w:t>ol. AES-15 No. 5 (1979), pp: 709-718</w:t>
      </w:r>
    </w:p>
    <w:p w14:paraId="188C542A" w14:textId="77777777" w:rsidR="00442779" w:rsidRDefault="00442779" w:rsidP="00CC504C"/>
    <w:p w14:paraId="113C9AF9" w14:textId="7F3A10F5" w:rsidR="003C254E" w:rsidRDefault="003C254E" w:rsidP="00CC504C">
      <w:r>
        <w:t xml:space="preserve">[4] </w:t>
      </w:r>
      <w:proofErr w:type="spellStart"/>
      <w:r>
        <w:t>Moeslund</w:t>
      </w:r>
      <w:proofErr w:type="spellEnd"/>
      <w:r>
        <w:t xml:space="preserve">, T., and Granum, E. </w:t>
      </w:r>
      <w:r w:rsidRPr="003C254E">
        <w:t>“A Survey of Computer Vision-Based Human Motion Captur</w:t>
      </w:r>
      <w:r>
        <w:t>e</w:t>
      </w:r>
      <w:r w:rsidRPr="003C254E">
        <w:t>.”</w:t>
      </w:r>
      <w:r>
        <w:t xml:space="preserve"> </w:t>
      </w:r>
      <w:r>
        <w:rPr>
          <w:i/>
        </w:rPr>
        <w:t xml:space="preserve">Computer Vision and Image Understanding </w:t>
      </w:r>
      <w:r>
        <w:t xml:space="preserve">Vol. 81, Issue 3 (2001), pp: 231-268. DOI </w:t>
      </w:r>
      <w:r w:rsidRPr="003C254E">
        <w:t>10.1006/cviu.2000.0897</w:t>
      </w:r>
    </w:p>
    <w:p w14:paraId="4FB8AF2D" w14:textId="727A9F98" w:rsidR="00442779" w:rsidRPr="003C254E" w:rsidRDefault="00442779" w:rsidP="00CC504C"/>
    <w:p w14:paraId="7B91C926" w14:textId="15F43AD1" w:rsidR="00267155" w:rsidRDefault="003C254E" w:rsidP="00CC504C">
      <w:pPr>
        <w:rPr>
          <w:color w:val="000000"/>
          <w:shd w:val="clear" w:color="auto" w:fill="FFFFFF"/>
        </w:rPr>
      </w:pPr>
      <w:r>
        <w:t>[5</w:t>
      </w:r>
      <w:r w:rsidR="00960F2B" w:rsidRPr="00267155">
        <w:t xml:space="preserve">] </w:t>
      </w:r>
      <w:r w:rsidR="00267155" w:rsidRPr="00267155">
        <w:t xml:space="preserve">Chen, K., Lyons, K., White, S., </w:t>
      </w:r>
      <w:r w:rsidR="00592B60">
        <w:t xml:space="preserve">and </w:t>
      </w:r>
      <w:r w:rsidR="00267155" w:rsidRPr="00267155">
        <w:t>Patel, S</w:t>
      </w:r>
      <w:r w:rsidR="00960F2B" w:rsidRPr="00267155">
        <w:t>. “</w:t>
      </w:r>
      <w:proofErr w:type="spellStart"/>
      <w:r w:rsidR="00267155" w:rsidRPr="00267155">
        <w:t>uTrack</w:t>
      </w:r>
      <w:proofErr w:type="spellEnd"/>
      <w:r w:rsidR="00267155" w:rsidRPr="00267155">
        <w:t>: 3D Input Using Two Magnetic Sensors”</w:t>
      </w:r>
      <w:r w:rsidR="00960F2B" w:rsidRPr="00267155">
        <w:t xml:space="preserve"> </w:t>
      </w:r>
      <w:r w:rsidR="00267155" w:rsidRPr="00267155">
        <w:t xml:space="preserve">In </w:t>
      </w:r>
      <w:r w:rsidR="00267155" w:rsidRPr="00267155">
        <w:rPr>
          <w:i/>
        </w:rPr>
        <w:t>Proceedings of the 26</w:t>
      </w:r>
      <w:r w:rsidR="00267155" w:rsidRPr="00267155">
        <w:rPr>
          <w:i/>
          <w:vertAlign w:val="superscript"/>
        </w:rPr>
        <w:t>th</w:t>
      </w:r>
      <w:r w:rsidR="00267155" w:rsidRPr="00267155">
        <w:rPr>
          <w:i/>
        </w:rPr>
        <w:t xml:space="preserve"> Annual ACM Symposium on User Interface Software and Technology (UIST 2013). </w:t>
      </w:r>
      <w:r w:rsidR="00267155" w:rsidRPr="00267155">
        <w:t>pp: 237-244</w:t>
      </w:r>
      <w:r w:rsidR="00960F2B" w:rsidRPr="00267155">
        <w:t>.</w:t>
      </w:r>
      <w:r w:rsidR="00267155" w:rsidRPr="00267155">
        <w:t xml:space="preserve"> St. Andrews, UK, October 8</w:t>
      </w:r>
      <w:r w:rsidR="00267155" w:rsidRPr="00267155">
        <w:rPr>
          <w:vertAlign w:val="superscript"/>
        </w:rPr>
        <w:t>th</w:t>
      </w:r>
      <w:r w:rsidR="00267155" w:rsidRPr="00267155">
        <w:t>-11</w:t>
      </w:r>
      <w:r w:rsidR="00267155" w:rsidRPr="00267155">
        <w:rPr>
          <w:vertAlign w:val="superscript"/>
        </w:rPr>
        <w:t>th</w:t>
      </w:r>
      <w:r w:rsidR="00267155" w:rsidRPr="00267155">
        <w:t xml:space="preserve">, 2013. DOI </w:t>
      </w:r>
      <w:r w:rsidR="00267155" w:rsidRPr="00267155">
        <w:rPr>
          <w:color w:val="000000"/>
          <w:shd w:val="clear" w:color="auto" w:fill="FFFFFF"/>
        </w:rPr>
        <w:t>10.1145/2501988.2502035</w:t>
      </w:r>
    </w:p>
    <w:p w14:paraId="3259A6EA" w14:textId="5393CD2D" w:rsidR="00442779" w:rsidRDefault="00442779" w:rsidP="00CC504C">
      <w:pPr>
        <w:rPr>
          <w:color w:val="000000"/>
          <w:shd w:val="clear" w:color="auto" w:fill="FFFFFF"/>
        </w:rPr>
      </w:pPr>
    </w:p>
    <w:p w14:paraId="2CF791A0" w14:textId="69F13B21" w:rsidR="00592B60" w:rsidRDefault="003C254E" w:rsidP="00CC504C">
      <w:pPr>
        <w:rPr>
          <w:shd w:val="clear" w:color="auto" w:fill="FFFFFF"/>
        </w:rPr>
      </w:pPr>
      <w:r>
        <w:rPr>
          <w:shd w:val="clear" w:color="auto" w:fill="FFFFFF"/>
        </w:rPr>
        <w:t>[6</w:t>
      </w:r>
      <w:r w:rsidR="00592B60" w:rsidRPr="00592B60">
        <w:rPr>
          <w:shd w:val="clear" w:color="auto" w:fill="FFFFFF"/>
        </w:rPr>
        <w:t>] Chen, K., Patel, S., and Keller, S. “</w:t>
      </w:r>
      <w:proofErr w:type="spellStart"/>
      <w:r w:rsidR="00592B60" w:rsidRPr="00592B60">
        <w:rPr>
          <w:shd w:val="clear" w:color="auto" w:fill="FFFFFF"/>
        </w:rPr>
        <w:t>Finexus</w:t>
      </w:r>
      <w:proofErr w:type="spellEnd"/>
      <w:r w:rsidR="00592B60" w:rsidRPr="00592B60">
        <w:rPr>
          <w:shd w:val="clear" w:color="auto" w:fill="FFFFFF"/>
        </w:rPr>
        <w:t xml:space="preserve">: Tracking Precise Motions of Multiple Fingertips Using Magnetic Sensing” In </w:t>
      </w:r>
      <w:r w:rsidR="00592B60" w:rsidRPr="00592B60">
        <w:rPr>
          <w:i/>
          <w:shd w:val="clear" w:color="auto" w:fill="FFFFFF"/>
        </w:rPr>
        <w:t xml:space="preserve">Proceedings of the 2016 CHI Conference on Human Factors in Computing Systems (CHI 2016), ACM. </w:t>
      </w:r>
      <w:r w:rsidR="00592B60" w:rsidRPr="00592B60">
        <w:rPr>
          <w:shd w:val="clear" w:color="auto" w:fill="FFFFFF"/>
        </w:rPr>
        <w:t>pp: 1504-1514. San Jose, California, USA, May 7</w:t>
      </w:r>
      <w:r w:rsidR="00592B60" w:rsidRPr="00592B60">
        <w:rPr>
          <w:shd w:val="clear" w:color="auto" w:fill="FFFFFF"/>
          <w:vertAlign w:val="superscript"/>
        </w:rPr>
        <w:t>th</w:t>
      </w:r>
      <w:r w:rsidR="00592B60" w:rsidRPr="00592B60">
        <w:rPr>
          <w:shd w:val="clear" w:color="auto" w:fill="FFFFFF"/>
        </w:rPr>
        <w:t>-12</w:t>
      </w:r>
      <w:r w:rsidR="00592B60" w:rsidRPr="00592B60">
        <w:rPr>
          <w:shd w:val="clear" w:color="auto" w:fill="FFFFFF"/>
          <w:vertAlign w:val="superscript"/>
        </w:rPr>
        <w:t>th</w:t>
      </w:r>
      <w:r w:rsidR="00592B60" w:rsidRPr="00592B60">
        <w:rPr>
          <w:shd w:val="clear" w:color="auto" w:fill="FFFFFF"/>
        </w:rPr>
        <w:t>, 2016. DOI 10.1145/2858036.2858125</w:t>
      </w:r>
    </w:p>
    <w:p w14:paraId="25C2025E" w14:textId="77777777" w:rsidR="00442779" w:rsidRDefault="00442779" w:rsidP="00CC504C">
      <w:pPr>
        <w:rPr>
          <w:shd w:val="clear" w:color="auto" w:fill="FFFFFF"/>
        </w:rPr>
      </w:pPr>
    </w:p>
    <w:p w14:paraId="4112C52A" w14:textId="04A6C042" w:rsidR="00733BE6" w:rsidRPr="00892C47" w:rsidRDefault="003C254E" w:rsidP="00CC504C">
      <w:r>
        <w:rPr>
          <w:shd w:val="clear" w:color="auto" w:fill="FFFFFF"/>
        </w:rPr>
        <w:t>[7</w:t>
      </w:r>
      <w:r w:rsidR="00592B60">
        <w:rPr>
          <w:shd w:val="clear" w:color="auto" w:fill="FFFFFF"/>
        </w:rPr>
        <w:t xml:space="preserve">] </w:t>
      </w:r>
      <w:r w:rsidR="00977CDA">
        <w:rPr>
          <w:shd w:val="clear" w:color="auto" w:fill="FFFFFF"/>
        </w:rPr>
        <w:t xml:space="preserve">Yoon, S., </w:t>
      </w:r>
      <w:proofErr w:type="spellStart"/>
      <w:r w:rsidR="00977CDA">
        <w:rPr>
          <w:shd w:val="clear" w:color="auto" w:fill="FFFFFF"/>
        </w:rPr>
        <w:t>Huo</w:t>
      </w:r>
      <w:proofErr w:type="spellEnd"/>
      <w:r w:rsidR="00977CDA">
        <w:rPr>
          <w:shd w:val="clear" w:color="auto" w:fill="FFFFFF"/>
        </w:rPr>
        <w:t xml:space="preserve">, K., and </w:t>
      </w:r>
      <w:proofErr w:type="spellStart"/>
      <w:r w:rsidR="00977CDA">
        <w:rPr>
          <w:shd w:val="clear" w:color="auto" w:fill="FFFFFF"/>
        </w:rPr>
        <w:t>Ramani</w:t>
      </w:r>
      <w:proofErr w:type="spellEnd"/>
      <w:r w:rsidR="00977CDA">
        <w:rPr>
          <w:shd w:val="clear" w:color="auto" w:fill="FFFFFF"/>
        </w:rPr>
        <w:t>, K. “</w:t>
      </w:r>
      <w:proofErr w:type="spellStart"/>
      <w:r w:rsidR="00977CDA">
        <w:rPr>
          <w:shd w:val="clear" w:color="auto" w:fill="FFFFFF"/>
        </w:rPr>
        <w:t>TMotion</w:t>
      </w:r>
      <w:proofErr w:type="spellEnd"/>
      <w:r w:rsidR="00977CDA">
        <w:rPr>
          <w:shd w:val="clear" w:color="auto" w:fill="FFFFFF"/>
        </w:rPr>
        <w:t xml:space="preserve">: Embedded 3D Mobile Input using Magnetic Sensing Technique” In </w:t>
      </w:r>
      <w:r w:rsidR="00977CDA">
        <w:rPr>
          <w:i/>
          <w:shd w:val="clear" w:color="auto" w:fill="FFFFFF"/>
        </w:rPr>
        <w:t xml:space="preserve">Proceedings of the Tenth International Conference on Tangible, Embedded, and Embodied Interaction (TEI 2016), </w:t>
      </w:r>
      <w:r w:rsidR="00977CDA" w:rsidRPr="00977CDA">
        <w:rPr>
          <w:i/>
          <w:shd w:val="clear" w:color="auto" w:fill="FFFFFF"/>
        </w:rPr>
        <w:t xml:space="preserve">ACM. </w:t>
      </w:r>
      <w:r w:rsidR="00977CDA" w:rsidRPr="00977CDA">
        <w:rPr>
          <w:shd w:val="clear" w:color="auto" w:fill="FFFFFF"/>
        </w:rPr>
        <w:t>pp: 21-29. Eindhoven, Netherlands, February 14</w:t>
      </w:r>
      <w:r w:rsidR="00977CDA" w:rsidRPr="00977CDA">
        <w:rPr>
          <w:shd w:val="clear" w:color="auto" w:fill="FFFFFF"/>
          <w:vertAlign w:val="superscript"/>
        </w:rPr>
        <w:t>th</w:t>
      </w:r>
      <w:r w:rsidR="00977CDA" w:rsidRPr="00977CDA">
        <w:rPr>
          <w:shd w:val="clear" w:color="auto" w:fill="FFFFFF"/>
        </w:rPr>
        <w:t>-17</w:t>
      </w:r>
      <w:r w:rsidR="00977CDA" w:rsidRPr="00977CDA">
        <w:rPr>
          <w:shd w:val="clear" w:color="auto" w:fill="FFFFFF"/>
          <w:vertAlign w:val="superscript"/>
        </w:rPr>
        <w:t>th</w:t>
      </w:r>
      <w:r w:rsidR="00977CDA" w:rsidRPr="00977CDA">
        <w:rPr>
          <w:shd w:val="clear" w:color="auto" w:fill="FFFFFF"/>
        </w:rPr>
        <w:t>, 2016. DOI 10.1145/2839462.2839463</w:t>
      </w:r>
    </w:p>
    <w:p w14:paraId="367FD0F4" w14:textId="77777777" w:rsidR="00CF3730" w:rsidRPr="00AF16EC" w:rsidRDefault="00CF3730" w:rsidP="00CC504C">
      <w:pPr>
        <w:pStyle w:val="NoSpacing"/>
      </w:pPr>
    </w:p>
    <w:p w14:paraId="607FF35C" w14:textId="77777777" w:rsidR="00FD2C5F" w:rsidRPr="00CF3730" w:rsidRDefault="00FD2C5F" w:rsidP="00CC504C"/>
    <w:sectPr w:rsidR="00FD2C5F" w:rsidRPr="00CF3730" w:rsidSect="00EF797F">
      <w:type w:val="continuous"/>
      <w:pgSz w:w="12240" w:h="15840"/>
      <w:pgMar w:top="1440" w:right="1440" w:bottom="1440" w:left="1440" w:header="720" w:footer="720" w:gutter="0"/>
      <w:cols w:num="2" w:space="36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Odeh, Mohammad" w:date="2017-10-06T12:57:00Z" w:initials="OM">
    <w:p w14:paraId="72E0BAD5" w14:textId="77777777" w:rsidR="001B222F" w:rsidRDefault="001B222F" w:rsidP="00CC504C">
      <w:pPr>
        <w:pStyle w:val="CommentText"/>
      </w:pPr>
      <w:r>
        <w:rPr>
          <w:rStyle w:val="CommentReference"/>
        </w:rPr>
        <w:annotationRef/>
      </w:r>
      <w:r>
        <w:t>We have actually aligned the north pole with the z-axis. I will need to double check though.</w:t>
      </w:r>
    </w:p>
  </w:comment>
  <w:comment w:id="5" w:author="Odeh, Mohammad" w:date="2017-10-11T15:48:00Z" w:initials="OM">
    <w:p w14:paraId="02A23AA2" w14:textId="3E72BA0E" w:rsidR="001B222F" w:rsidRDefault="001B222F" w:rsidP="00CC504C">
      <w:pPr>
        <w:pStyle w:val="CommentText"/>
      </w:pPr>
      <w:r>
        <w:rPr>
          <w:rStyle w:val="CommentReference"/>
        </w:rPr>
        <w:annotationRef/>
      </w:r>
      <w:r>
        <w:t>Still needs to be verified – Danny</w:t>
      </w:r>
    </w:p>
  </w:comment>
  <w:comment w:id="6" w:author="PD3DLab" w:date="2017-10-30T17:35:00Z" w:initials="P">
    <w:p w14:paraId="3B3036DE" w14:textId="64942A39" w:rsidR="001B222F" w:rsidRDefault="001B222F">
      <w:pPr>
        <w:pStyle w:val="CommentText"/>
      </w:pPr>
      <w:r>
        <w:rPr>
          <w:rStyle w:val="CommentReference"/>
        </w:rPr>
        <w:annotationRef/>
      </w:r>
      <w:r>
        <w:t>Verified it. We hadn’t taken the approach directly, since we’d be working with pure norms. - Danny</w:t>
      </w:r>
    </w:p>
  </w:comment>
  <w:comment w:id="7" w:author="Odeh, Mohammad" w:date="2017-10-06T12:53:00Z" w:initials="OM">
    <w:p w14:paraId="326C74BE" w14:textId="77777777" w:rsidR="001B222F" w:rsidRDefault="001B222F" w:rsidP="00CC504C">
      <w:pPr>
        <w:pStyle w:val="CommentText"/>
      </w:pPr>
      <w:r>
        <w:rPr>
          <w:rStyle w:val="CommentReference"/>
        </w:rPr>
        <w:annotationRef/>
      </w:r>
      <w:r>
        <w:t>A vector/matrix norm is represented by:</w:t>
      </w:r>
    </w:p>
    <w:p w14:paraId="05C75E24" w14:textId="77777777" w:rsidR="001B222F" w:rsidRDefault="001B222F" w:rsidP="00CC504C">
      <w:pPr>
        <w:pStyle w:val="CommentText"/>
      </w:pPr>
      <w:r>
        <w:t>||A|</w:t>
      </w:r>
      <w:proofErr w:type="gramStart"/>
      <w:r>
        <w:t>|</w:t>
      </w:r>
      <w:r w:rsidRPr="003C1F57">
        <w:rPr>
          <w:vertAlign w:val="subscript"/>
        </w:rPr>
        <w:t>(</w:t>
      </w:r>
      <w:proofErr w:type="gramEnd"/>
      <w:r w:rsidRPr="003C1F57">
        <w:rPr>
          <w:vertAlign w:val="subscript"/>
        </w:rPr>
        <w:t>type of norm)</w:t>
      </w:r>
    </w:p>
  </w:comment>
  <w:comment w:id="8" w:author="Odeh, Mohammad" w:date="2017-10-11T17:25:00Z" w:initials="OM">
    <w:p w14:paraId="0F2EDD37" w14:textId="7D32CEAC" w:rsidR="001B222F" w:rsidRDefault="001B222F" w:rsidP="00CC504C">
      <w:pPr>
        <w:pStyle w:val="CommentText"/>
      </w:pPr>
      <w:r>
        <w:rPr>
          <w:rStyle w:val="CommentReference"/>
        </w:rPr>
        <w:annotationRef/>
      </w:r>
      <w:r>
        <w:t xml:space="preserve"> The double straight brackets indicates magnitude (L1 norm) of a vector; but, in some textbooks a single straight bracket means the same thing. It doesn’t ultimately matter what we pick. We should be consistent with our notation.</w:t>
      </w:r>
    </w:p>
    <w:p w14:paraId="212F8490" w14:textId="6C4579A9" w:rsidR="001B222F" w:rsidRDefault="001B222F" w:rsidP="00CC504C">
      <w:pPr>
        <w:pStyle w:val="CommentText"/>
        <w:numPr>
          <w:ilvl w:val="0"/>
          <w:numId w:val="15"/>
        </w:numPr>
      </w:pPr>
      <w:r>
        <w:t>Danny</w:t>
      </w:r>
    </w:p>
  </w:comment>
  <w:comment w:id="10" w:author="WOLF512" w:date="2017-10-30T22:53:00Z" w:initials="W">
    <w:p w14:paraId="05086A67" w14:textId="084FAF4D" w:rsidR="001B222F" w:rsidRDefault="001B222F">
      <w:pPr>
        <w:pStyle w:val="CommentText"/>
      </w:pPr>
      <w:r>
        <w:rPr>
          <w:rStyle w:val="CommentReference"/>
        </w:rPr>
        <w:annotationRef/>
      </w:r>
      <w:r>
        <w:t>@Danny, Mohammad,</w:t>
      </w:r>
    </w:p>
    <w:p w14:paraId="6053C23E" w14:textId="77777777" w:rsidR="001B222F" w:rsidRDefault="001B222F">
      <w:pPr>
        <w:pStyle w:val="CommentText"/>
      </w:pPr>
    </w:p>
    <w:p w14:paraId="69E3F7FD" w14:textId="41378E29" w:rsidR="001B222F" w:rsidRDefault="001B222F">
      <w:pPr>
        <w:pStyle w:val="CommentText"/>
      </w:pPr>
      <w:r>
        <w:t>Did any of our references approximated the value only theoretically?</w:t>
      </w:r>
    </w:p>
  </w:comment>
  <w:comment w:id="29" w:author="Odeh, Mohammad" w:date="2017-10-11T17:15:00Z" w:initials="OM">
    <w:p w14:paraId="0EF19AAA" w14:textId="2983BA88" w:rsidR="001B222F" w:rsidRDefault="001B222F" w:rsidP="00CC504C">
      <w:pPr>
        <w:pStyle w:val="CommentText"/>
      </w:pPr>
      <w:r>
        <w:rPr>
          <w:rStyle w:val="CommentReference"/>
        </w:rPr>
        <w:annotationRef/>
      </w:r>
      <w:r>
        <w:t>After rereading the requirements for the DMD tech brief and the ASME guidelines for such papers, this section doesn’t need to be very thorough. Otherwise it would be a paper and not a brief. Go figure.</w:t>
      </w:r>
    </w:p>
    <w:p w14:paraId="3D97B0EC" w14:textId="3398C8E3" w:rsidR="001B222F" w:rsidRDefault="001B222F" w:rsidP="00CC504C">
      <w:pPr>
        <w:pStyle w:val="CommentText"/>
        <w:numPr>
          <w:ilvl w:val="0"/>
          <w:numId w:val="14"/>
        </w:numPr>
      </w:pPr>
      <w:r>
        <w:t xml:space="preserve">Danny </w:t>
      </w:r>
    </w:p>
  </w:comment>
  <w:comment w:id="30" w:author="Lobo, Fluvio" w:date="2017-10-31T18:31:00Z" w:initials="LF">
    <w:p w14:paraId="01D9238A" w14:textId="60B60601" w:rsidR="00D873F1" w:rsidRDefault="00D873F1">
      <w:pPr>
        <w:pStyle w:val="CommentText"/>
      </w:pPr>
      <w:r>
        <w:rPr>
          <w:rStyle w:val="CommentReference"/>
        </w:rPr>
        <w:annotationRef/>
      </w:r>
      <w:r>
        <w:t>What are the distance limitations on the other publications?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E0BAD5" w15:done="1"/>
  <w15:commentEx w15:paraId="02A23AA2" w15:paraIdParent="72E0BAD5" w15:done="1"/>
  <w15:commentEx w15:paraId="3B3036DE" w15:paraIdParent="72E0BAD5" w15:done="1"/>
  <w15:commentEx w15:paraId="05C75E24" w15:done="1"/>
  <w15:commentEx w15:paraId="212F8490" w15:done="1"/>
  <w15:commentEx w15:paraId="69E3F7FD" w15:done="0"/>
  <w15:commentEx w15:paraId="3D97B0EC" w15:done="0"/>
  <w15:commentEx w15:paraId="01D9238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charset w:val="86"/>
    <w:family w:val="script"/>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6845"/>
    <w:multiLevelType w:val="hybridMultilevel"/>
    <w:tmpl w:val="CAC2F6E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06326668"/>
    <w:multiLevelType w:val="hybridMultilevel"/>
    <w:tmpl w:val="E818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F76D4"/>
    <w:multiLevelType w:val="hybridMultilevel"/>
    <w:tmpl w:val="4972E922"/>
    <w:lvl w:ilvl="0" w:tplc="5694F060">
      <w:start w:val="1"/>
      <w:numFmt w:val="bullet"/>
      <w:lvlText w:val="-"/>
      <w:lvlJc w:val="left"/>
      <w:pPr>
        <w:ind w:left="720" w:hanging="360"/>
      </w:pPr>
      <w:rPr>
        <w:rFonts w:ascii="Calibri" w:eastAsia="MS Mincho"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31184"/>
    <w:multiLevelType w:val="hybridMultilevel"/>
    <w:tmpl w:val="73ECB10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1AF26FC9"/>
    <w:multiLevelType w:val="hybridMultilevel"/>
    <w:tmpl w:val="7822518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5" w15:restartNumberingAfterBreak="0">
    <w:nsid w:val="1E793EE0"/>
    <w:multiLevelType w:val="hybridMultilevel"/>
    <w:tmpl w:val="BB2AB6F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6" w15:restartNumberingAfterBreak="0">
    <w:nsid w:val="229B3B1E"/>
    <w:multiLevelType w:val="hybridMultilevel"/>
    <w:tmpl w:val="4F3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E2203"/>
    <w:multiLevelType w:val="hybridMultilevel"/>
    <w:tmpl w:val="21F4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E0765"/>
    <w:multiLevelType w:val="hybridMultilevel"/>
    <w:tmpl w:val="E612C94E"/>
    <w:lvl w:ilvl="0" w:tplc="03E47F44">
      <w:start w:val="5"/>
      <w:numFmt w:val="bullet"/>
      <w:lvlText w:val="-"/>
      <w:lvlJc w:val="left"/>
      <w:pPr>
        <w:ind w:left="405" w:hanging="360"/>
      </w:pPr>
      <w:rPr>
        <w:rFonts w:ascii="Times" w:eastAsia="MS Mincho" w:hAnsi="Times" w:cs="Time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49B14CE1"/>
    <w:multiLevelType w:val="hybridMultilevel"/>
    <w:tmpl w:val="2086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A6D52"/>
    <w:multiLevelType w:val="hybridMultilevel"/>
    <w:tmpl w:val="71D6AB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907645"/>
    <w:multiLevelType w:val="hybridMultilevel"/>
    <w:tmpl w:val="336C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70A67"/>
    <w:multiLevelType w:val="hybridMultilevel"/>
    <w:tmpl w:val="680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47E6E"/>
    <w:multiLevelType w:val="hybridMultilevel"/>
    <w:tmpl w:val="3DFAF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57F0B"/>
    <w:multiLevelType w:val="hybridMultilevel"/>
    <w:tmpl w:val="57F0E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8C137A"/>
    <w:multiLevelType w:val="hybridMultilevel"/>
    <w:tmpl w:val="D7FC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0"/>
  </w:num>
  <w:num w:numId="4">
    <w:abstractNumId w:val="4"/>
  </w:num>
  <w:num w:numId="5">
    <w:abstractNumId w:val="1"/>
  </w:num>
  <w:num w:numId="6">
    <w:abstractNumId w:val="5"/>
  </w:num>
  <w:num w:numId="7">
    <w:abstractNumId w:val="7"/>
  </w:num>
  <w:num w:numId="8">
    <w:abstractNumId w:val="12"/>
  </w:num>
  <w:num w:numId="9">
    <w:abstractNumId w:val="14"/>
  </w:num>
  <w:num w:numId="10">
    <w:abstractNumId w:val="13"/>
  </w:num>
  <w:num w:numId="11">
    <w:abstractNumId w:val="6"/>
  </w:num>
  <w:num w:numId="12">
    <w:abstractNumId w:val="9"/>
  </w:num>
  <w:num w:numId="13">
    <w:abstractNumId w:val="15"/>
  </w:num>
  <w:num w:numId="14">
    <w:abstractNumId w:val="2"/>
  </w:num>
  <w:num w:numId="15">
    <w:abstractNumId w:val="8"/>
  </w:num>
  <w:num w:numId="16">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OLF512">
    <w15:presenceInfo w15:providerId="None" w15:userId="WOLF512"/>
  </w15:person>
  <w15:person w15:author="Odeh, Mohammad">
    <w15:presenceInfo w15:providerId="AD" w15:userId="S-1-5-21-1235115776-1589527921-1622053684-6310"/>
  </w15:person>
  <w15:person w15:author="PD3DLab">
    <w15:presenceInfo w15:providerId="None" w15:userId="PD3DLab"/>
  </w15:person>
  <w15:person w15:author="Lobo, Fluvio">
    <w15:presenceInfo w15:providerId="AD" w15:userId="S-1-5-21-1235115776-1589527921-1622053684-63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08"/>
    <w:rsid w:val="00014A2E"/>
    <w:rsid w:val="000566A9"/>
    <w:rsid w:val="000648A1"/>
    <w:rsid w:val="000662D3"/>
    <w:rsid w:val="000B34B3"/>
    <w:rsid w:val="000E49B7"/>
    <w:rsid w:val="001055D3"/>
    <w:rsid w:val="00113253"/>
    <w:rsid w:val="001342CD"/>
    <w:rsid w:val="0014150F"/>
    <w:rsid w:val="001629DC"/>
    <w:rsid w:val="0018709F"/>
    <w:rsid w:val="0019250A"/>
    <w:rsid w:val="001B222F"/>
    <w:rsid w:val="001D3CCC"/>
    <w:rsid w:val="001D574A"/>
    <w:rsid w:val="001F2BBA"/>
    <w:rsid w:val="001F726F"/>
    <w:rsid w:val="00205729"/>
    <w:rsid w:val="00221B76"/>
    <w:rsid w:val="00224B17"/>
    <w:rsid w:val="00267155"/>
    <w:rsid w:val="002810E2"/>
    <w:rsid w:val="002A3D88"/>
    <w:rsid w:val="002C3F97"/>
    <w:rsid w:val="002D5A5B"/>
    <w:rsid w:val="002E1137"/>
    <w:rsid w:val="002E456F"/>
    <w:rsid w:val="003017E2"/>
    <w:rsid w:val="00303FB4"/>
    <w:rsid w:val="003132F8"/>
    <w:rsid w:val="003A1755"/>
    <w:rsid w:val="003C1F57"/>
    <w:rsid w:val="003C254E"/>
    <w:rsid w:val="003C6B49"/>
    <w:rsid w:val="003D1391"/>
    <w:rsid w:val="003F2BD3"/>
    <w:rsid w:val="0040295A"/>
    <w:rsid w:val="004107E1"/>
    <w:rsid w:val="00417002"/>
    <w:rsid w:val="00425F8F"/>
    <w:rsid w:val="00433FEE"/>
    <w:rsid w:val="00442779"/>
    <w:rsid w:val="004451CD"/>
    <w:rsid w:val="00461C5D"/>
    <w:rsid w:val="004860DD"/>
    <w:rsid w:val="00497C6B"/>
    <w:rsid w:val="004B48BF"/>
    <w:rsid w:val="004C22BA"/>
    <w:rsid w:val="004D185A"/>
    <w:rsid w:val="004D4824"/>
    <w:rsid w:val="004F4CDC"/>
    <w:rsid w:val="00555865"/>
    <w:rsid w:val="00561F81"/>
    <w:rsid w:val="00572AB7"/>
    <w:rsid w:val="0057364B"/>
    <w:rsid w:val="00582808"/>
    <w:rsid w:val="00590279"/>
    <w:rsid w:val="00592B60"/>
    <w:rsid w:val="005A1AC6"/>
    <w:rsid w:val="005C4A1B"/>
    <w:rsid w:val="005D76D4"/>
    <w:rsid w:val="005F18E4"/>
    <w:rsid w:val="00610E59"/>
    <w:rsid w:val="00612B20"/>
    <w:rsid w:val="00624B31"/>
    <w:rsid w:val="00636E6B"/>
    <w:rsid w:val="006512A0"/>
    <w:rsid w:val="006635C1"/>
    <w:rsid w:val="006817A5"/>
    <w:rsid w:val="006972F5"/>
    <w:rsid w:val="006A2814"/>
    <w:rsid w:val="006A32BF"/>
    <w:rsid w:val="006C7846"/>
    <w:rsid w:val="006D4F0E"/>
    <w:rsid w:val="006F1E82"/>
    <w:rsid w:val="007008A9"/>
    <w:rsid w:val="007020E6"/>
    <w:rsid w:val="0071252E"/>
    <w:rsid w:val="00721586"/>
    <w:rsid w:val="00727587"/>
    <w:rsid w:val="00733BE6"/>
    <w:rsid w:val="0074701E"/>
    <w:rsid w:val="007719BD"/>
    <w:rsid w:val="00790767"/>
    <w:rsid w:val="00792858"/>
    <w:rsid w:val="007931EB"/>
    <w:rsid w:val="007F66E2"/>
    <w:rsid w:val="007F71EE"/>
    <w:rsid w:val="008013EB"/>
    <w:rsid w:val="00811B00"/>
    <w:rsid w:val="00830F53"/>
    <w:rsid w:val="00832E5D"/>
    <w:rsid w:val="00870CB0"/>
    <w:rsid w:val="00876425"/>
    <w:rsid w:val="008842CB"/>
    <w:rsid w:val="008923AE"/>
    <w:rsid w:val="00892C47"/>
    <w:rsid w:val="00894331"/>
    <w:rsid w:val="008B65F3"/>
    <w:rsid w:val="008B6992"/>
    <w:rsid w:val="008B6BD5"/>
    <w:rsid w:val="008C1B16"/>
    <w:rsid w:val="008C397B"/>
    <w:rsid w:val="008D1714"/>
    <w:rsid w:val="008E366E"/>
    <w:rsid w:val="008F56C3"/>
    <w:rsid w:val="009079DD"/>
    <w:rsid w:val="00927723"/>
    <w:rsid w:val="0094222F"/>
    <w:rsid w:val="00960F2B"/>
    <w:rsid w:val="00977CDA"/>
    <w:rsid w:val="0099401F"/>
    <w:rsid w:val="009B3BA5"/>
    <w:rsid w:val="009F19A5"/>
    <w:rsid w:val="009F35A3"/>
    <w:rsid w:val="00A000AE"/>
    <w:rsid w:val="00A04632"/>
    <w:rsid w:val="00A23D61"/>
    <w:rsid w:val="00A87AE3"/>
    <w:rsid w:val="00AC3266"/>
    <w:rsid w:val="00AD7EE5"/>
    <w:rsid w:val="00AF16EC"/>
    <w:rsid w:val="00B26378"/>
    <w:rsid w:val="00B33553"/>
    <w:rsid w:val="00B44F65"/>
    <w:rsid w:val="00B76A2D"/>
    <w:rsid w:val="00B92A97"/>
    <w:rsid w:val="00BB2F15"/>
    <w:rsid w:val="00BB3537"/>
    <w:rsid w:val="00BD5448"/>
    <w:rsid w:val="00C002B7"/>
    <w:rsid w:val="00C04E17"/>
    <w:rsid w:val="00C11A13"/>
    <w:rsid w:val="00C22BDB"/>
    <w:rsid w:val="00C51570"/>
    <w:rsid w:val="00C660D8"/>
    <w:rsid w:val="00C67237"/>
    <w:rsid w:val="00C77ACC"/>
    <w:rsid w:val="00C83FFB"/>
    <w:rsid w:val="00C84628"/>
    <w:rsid w:val="00CA03FD"/>
    <w:rsid w:val="00CB09EC"/>
    <w:rsid w:val="00CB0FC8"/>
    <w:rsid w:val="00CC07E0"/>
    <w:rsid w:val="00CC504C"/>
    <w:rsid w:val="00CD08A9"/>
    <w:rsid w:val="00CF00A4"/>
    <w:rsid w:val="00CF3730"/>
    <w:rsid w:val="00D0155D"/>
    <w:rsid w:val="00D04C6E"/>
    <w:rsid w:val="00D33537"/>
    <w:rsid w:val="00D47E64"/>
    <w:rsid w:val="00D61909"/>
    <w:rsid w:val="00D873F1"/>
    <w:rsid w:val="00DB6160"/>
    <w:rsid w:val="00DC2F82"/>
    <w:rsid w:val="00DE1933"/>
    <w:rsid w:val="00DE4E33"/>
    <w:rsid w:val="00DF6F93"/>
    <w:rsid w:val="00E31449"/>
    <w:rsid w:val="00E404FB"/>
    <w:rsid w:val="00E64AFF"/>
    <w:rsid w:val="00E670AE"/>
    <w:rsid w:val="00E75626"/>
    <w:rsid w:val="00EA746F"/>
    <w:rsid w:val="00EB1204"/>
    <w:rsid w:val="00EB2402"/>
    <w:rsid w:val="00EC0318"/>
    <w:rsid w:val="00ED3FF2"/>
    <w:rsid w:val="00EF797F"/>
    <w:rsid w:val="00F1099A"/>
    <w:rsid w:val="00F355C1"/>
    <w:rsid w:val="00F63C03"/>
    <w:rsid w:val="00F673C1"/>
    <w:rsid w:val="00F92053"/>
    <w:rsid w:val="00F96077"/>
    <w:rsid w:val="00F9613F"/>
    <w:rsid w:val="00FA20C2"/>
    <w:rsid w:val="00FA5977"/>
    <w:rsid w:val="00FA5BC7"/>
    <w:rsid w:val="00FC61E0"/>
    <w:rsid w:val="00FD10DF"/>
    <w:rsid w:val="00FD206C"/>
    <w:rsid w:val="00FD276F"/>
    <w:rsid w:val="00FD2C5F"/>
    <w:rsid w:val="00FD4642"/>
    <w:rsid w:val="00FE0030"/>
    <w:rsid w:val="00FE2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9A482"/>
  <w15:chartTrackingRefBased/>
  <w15:docId w15:val="{ABC4CB2F-4B30-4D86-B224-E28DD3A5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504C"/>
    <w:pPr>
      <w:tabs>
        <w:tab w:val="left" w:pos="288"/>
      </w:tabs>
      <w:jc w:val="both"/>
    </w:pPr>
    <w:rPr>
      <w:rFonts w:ascii="Times" w:hAnsi="Times"/>
      <w:sz w:val="18"/>
      <w:szCs w:val="18"/>
    </w:rPr>
  </w:style>
  <w:style w:type="paragraph" w:styleId="Heading1">
    <w:name w:val="heading 1"/>
    <w:basedOn w:val="Normal"/>
    <w:next w:val="Normal"/>
    <w:link w:val="Heading1Char"/>
    <w:uiPriority w:val="9"/>
    <w:qFormat/>
    <w:rsid w:val="00C660D8"/>
    <w:pPr>
      <w:keepNext/>
      <w:spacing w:before="240" w:after="60"/>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4701E"/>
    <w:pPr>
      <w:outlineLvl w:val="1"/>
    </w:pPr>
    <w:rPr>
      <w:rFonts w:ascii="Times New Roman" w:hAnsi="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504C"/>
    <w:pPr>
      <w:tabs>
        <w:tab w:val="left" w:pos="288"/>
      </w:tabs>
      <w:jc w:val="both"/>
    </w:pPr>
    <w:rPr>
      <w:rFonts w:ascii="Times" w:hAnsi="Times"/>
      <w:sz w:val="18"/>
      <w:szCs w:val="18"/>
    </w:rPr>
  </w:style>
  <w:style w:type="character" w:customStyle="1" w:styleId="Heading1Char">
    <w:name w:val="Heading 1 Char"/>
    <w:link w:val="Heading1"/>
    <w:uiPriority w:val="9"/>
    <w:rsid w:val="00C660D8"/>
    <w:rPr>
      <w:rFonts w:ascii="Times" w:eastAsia="Times New Roman" w:hAnsi="Times" w:cs="Times New Roman"/>
      <w:b/>
      <w:bCs/>
      <w:kern w:val="32"/>
      <w:sz w:val="24"/>
      <w:szCs w:val="32"/>
    </w:rPr>
  </w:style>
  <w:style w:type="character" w:styleId="Hyperlink">
    <w:name w:val="Hyperlink"/>
    <w:uiPriority w:val="99"/>
    <w:unhideWhenUsed/>
    <w:rsid w:val="00FA5BC7"/>
    <w:rPr>
      <w:color w:val="0000FF"/>
      <w:u w:val="single"/>
    </w:rPr>
  </w:style>
  <w:style w:type="character" w:styleId="FollowedHyperlink">
    <w:name w:val="FollowedHyperlink"/>
    <w:uiPriority w:val="99"/>
    <w:semiHidden/>
    <w:unhideWhenUsed/>
    <w:rsid w:val="00425F8F"/>
    <w:rPr>
      <w:color w:val="800080"/>
      <w:u w:val="single"/>
    </w:rPr>
  </w:style>
  <w:style w:type="character" w:styleId="PlaceholderText">
    <w:name w:val="Placeholder Text"/>
    <w:basedOn w:val="DefaultParagraphFont"/>
    <w:uiPriority w:val="99"/>
    <w:semiHidden/>
    <w:rsid w:val="008013EB"/>
    <w:rPr>
      <w:color w:val="808080"/>
    </w:rPr>
  </w:style>
  <w:style w:type="table" w:styleId="TableGrid">
    <w:name w:val="Table Grid"/>
    <w:basedOn w:val="TableNormal"/>
    <w:uiPriority w:val="59"/>
    <w:rsid w:val="00D33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1F57"/>
    <w:rPr>
      <w:sz w:val="16"/>
      <w:szCs w:val="16"/>
    </w:rPr>
  </w:style>
  <w:style w:type="paragraph" w:styleId="CommentText">
    <w:name w:val="annotation text"/>
    <w:basedOn w:val="Normal"/>
    <w:link w:val="CommentTextChar"/>
    <w:uiPriority w:val="99"/>
    <w:unhideWhenUsed/>
    <w:rsid w:val="003C1F57"/>
    <w:rPr>
      <w:sz w:val="20"/>
      <w:szCs w:val="20"/>
    </w:rPr>
  </w:style>
  <w:style w:type="character" w:customStyle="1" w:styleId="CommentTextChar">
    <w:name w:val="Comment Text Char"/>
    <w:basedOn w:val="DefaultParagraphFont"/>
    <w:link w:val="CommentText"/>
    <w:uiPriority w:val="99"/>
    <w:rsid w:val="003C1F57"/>
  </w:style>
  <w:style w:type="paragraph" w:styleId="CommentSubject">
    <w:name w:val="annotation subject"/>
    <w:basedOn w:val="CommentText"/>
    <w:next w:val="CommentText"/>
    <w:link w:val="CommentSubjectChar"/>
    <w:uiPriority w:val="99"/>
    <w:semiHidden/>
    <w:unhideWhenUsed/>
    <w:rsid w:val="003C1F57"/>
    <w:rPr>
      <w:b/>
      <w:bCs/>
    </w:rPr>
  </w:style>
  <w:style w:type="character" w:customStyle="1" w:styleId="CommentSubjectChar">
    <w:name w:val="Comment Subject Char"/>
    <w:basedOn w:val="CommentTextChar"/>
    <w:link w:val="CommentSubject"/>
    <w:uiPriority w:val="99"/>
    <w:semiHidden/>
    <w:rsid w:val="003C1F57"/>
    <w:rPr>
      <w:b/>
      <w:bCs/>
    </w:rPr>
  </w:style>
  <w:style w:type="paragraph" w:styleId="BalloonText">
    <w:name w:val="Balloon Text"/>
    <w:basedOn w:val="Normal"/>
    <w:link w:val="BalloonTextChar"/>
    <w:uiPriority w:val="99"/>
    <w:semiHidden/>
    <w:unhideWhenUsed/>
    <w:rsid w:val="003C1F57"/>
    <w:rPr>
      <w:rFonts w:ascii="Segoe UI" w:hAnsi="Segoe UI" w:cs="Segoe UI"/>
    </w:rPr>
  </w:style>
  <w:style w:type="character" w:customStyle="1" w:styleId="BalloonTextChar">
    <w:name w:val="Balloon Text Char"/>
    <w:basedOn w:val="DefaultParagraphFont"/>
    <w:link w:val="BalloonText"/>
    <w:uiPriority w:val="99"/>
    <w:semiHidden/>
    <w:rsid w:val="003C1F57"/>
    <w:rPr>
      <w:rFonts w:ascii="Segoe UI" w:hAnsi="Segoe UI" w:cs="Segoe UI"/>
      <w:sz w:val="18"/>
      <w:szCs w:val="18"/>
    </w:rPr>
  </w:style>
  <w:style w:type="paragraph" w:styleId="ListParagraph">
    <w:name w:val="List Paragraph"/>
    <w:basedOn w:val="Normal"/>
    <w:uiPriority w:val="34"/>
    <w:qFormat/>
    <w:rsid w:val="006A32BF"/>
    <w:pPr>
      <w:ind w:left="720"/>
      <w:contextualSpacing/>
    </w:pPr>
  </w:style>
  <w:style w:type="character" w:customStyle="1" w:styleId="Heading2Char">
    <w:name w:val="Heading 2 Char"/>
    <w:basedOn w:val="DefaultParagraphFont"/>
    <w:link w:val="Heading2"/>
    <w:uiPriority w:val="9"/>
    <w:rsid w:val="0074701E"/>
    <w:rPr>
      <w:rFonts w:ascii="Times New Roman" w:hAnsi="Times New Roman"/>
      <w:b/>
      <w:sz w:val="22"/>
      <w:szCs w:val="22"/>
    </w:rPr>
  </w:style>
  <w:style w:type="paragraph" w:styleId="Bibliography">
    <w:name w:val="Bibliography"/>
    <w:basedOn w:val="Normal"/>
    <w:next w:val="Normal"/>
    <w:uiPriority w:val="37"/>
    <w:unhideWhenUsed/>
    <w:rsid w:val="00FD206C"/>
  </w:style>
  <w:style w:type="character" w:styleId="Emphasis">
    <w:name w:val="Emphasis"/>
    <w:basedOn w:val="DefaultParagraphFont"/>
    <w:uiPriority w:val="20"/>
    <w:qFormat/>
    <w:rsid w:val="00FD206C"/>
    <w:rPr>
      <w:i/>
      <w:iCs/>
    </w:rPr>
  </w:style>
  <w:style w:type="paragraph" w:styleId="Caption">
    <w:name w:val="caption"/>
    <w:basedOn w:val="Normal"/>
    <w:next w:val="Normal"/>
    <w:uiPriority w:val="35"/>
    <w:unhideWhenUsed/>
    <w:qFormat/>
    <w:rsid w:val="00CC07E0"/>
    <w:pPr>
      <w:spacing w:after="200"/>
    </w:pPr>
    <w:rPr>
      <w:i/>
      <w:i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69845">
      <w:bodyDiv w:val="1"/>
      <w:marLeft w:val="0"/>
      <w:marRight w:val="0"/>
      <w:marTop w:val="0"/>
      <w:marBottom w:val="0"/>
      <w:divBdr>
        <w:top w:val="none" w:sz="0" w:space="0" w:color="auto"/>
        <w:left w:val="none" w:sz="0" w:space="0" w:color="auto"/>
        <w:bottom w:val="none" w:sz="0" w:space="0" w:color="auto"/>
        <w:right w:val="none" w:sz="0" w:space="0" w:color="auto"/>
      </w:divBdr>
    </w:div>
    <w:div w:id="148404286">
      <w:bodyDiv w:val="1"/>
      <w:marLeft w:val="0"/>
      <w:marRight w:val="0"/>
      <w:marTop w:val="0"/>
      <w:marBottom w:val="0"/>
      <w:divBdr>
        <w:top w:val="none" w:sz="0" w:space="0" w:color="auto"/>
        <w:left w:val="none" w:sz="0" w:space="0" w:color="auto"/>
        <w:bottom w:val="none" w:sz="0" w:space="0" w:color="auto"/>
        <w:right w:val="none" w:sz="0" w:space="0" w:color="auto"/>
      </w:divBdr>
    </w:div>
    <w:div w:id="207693140">
      <w:bodyDiv w:val="1"/>
      <w:marLeft w:val="0"/>
      <w:marRight w:val="0"/>
      <w:marTop w:val="0"/>
      <w:marBottom w:val="0"/>
      <w:divBdr>
        <w:top w:val="none" w:sz="0" w:space="0" w:color="auto"/>
        <w:left w:val="none" w:sz="0" w:space="0" w:color="auto"/>
        <w:bottom w:val="none" w:sz="0" w:space="0" w:color="auto"/>
        <w:right w:val="none" w:sz="0" w:space="0" w:color="auto"/>
      </w:divBdr>
    </w:div>
    <w:div w:id="243996754">
      <w:bodyDiv w:val="1"/>
      <w:marLeft w:val="0"/>
      <w:marRight w:val="0"/>
      <w:marTop w:val="0"/>
      <w:marBottom w:val="0"/>
      <w:divBdr>
        <w:top w:val="none" w:sz="0" w:space="0" w:color="auto"/>
        <w:left w:val="none" w:sz="0" w:space="0" w:color="auto"/>
        <w:bottom w:val="none" w:sz="0" w:space="0" w:color="auto"/>
        <w:right w:val="none" w:sz="0" w:space="0" w:color="auto"/>
      </w:divBdr>
    </w:div>
    <w:div w:id="261691816">
      <w:bodyDiv w:val="1"/>
      <w:marLeft w:val="0"/>
      <w:marRight w:val="0"/>
      <w:marTop w:val="0"/>
      <w:marBottom w:val="0"/>
      <w:divBdr>
        <w:top w:val="none" w:sz="0" w:space="0" w:color="auto"/>
        <w:left w:val="none" w:sz="0" w:space="0" w:color="auto"/>
        <w:bottom w:val="none" w:sz="0" w:space="0" w:color="auto"/>
        <w:right w:val="none" w:sz="0" w:space="0" w:color="auto"/>
      </w:divBdr>
    </w:div>
    <w:div w:id="506790623">
      <w:bodyDiv w:val="1"/>
      <w:marLeft w:val="0"/>
      <w:marRight w:val="0"/>
      <w:marTop w:val="0"/>
      <w:marBottom w:val="0"/>
      <w:divBdr>
        <w:top w:val="none" w:sz="0" w:space="0" w:color="auto"/>
        <w:left w:val="none" w:sz="0" w:space="0" w:color="auto"/>
        <w:bottom w:val="none" w:sz="0" w:space="0" w:color="auto"/>
        <w:right w:val="none" w:sz="0" w:space="0" w:color="auto"/>
      </w:divBdr>
    </w:div>
    <w:div w:id="535121830">
      <w:bodyDiv w:val="1"/>
      <w:marLeft w:val="0"/>
      <w:marRight w:val="0"/>
      <w:marTop w:val="0"/>
      <w:marBottom w:val="0"/>
      <w:divBdr>
        <w:top w:val="none" w:sz="0" w:space="0" w:color="auto"/>
        <w:left w:val="none" w:sz="0" w:space="0" w:color="auto"/>
        <w:bottom w:val="none" w:sz="0" w:space="0" w:color="auto"/>
        <w:right w:val="none" w:sz="0" w:space="0" w:color="auto"/>
      </w:divBdr>
    </w:div>
    <w:div w:id="739595489">
      <w:bodyDiv w:val="1"/>
      <w:marLeft w:val="0"/>
      <w:marRight w:val="0"/>
      <w:marTop w:val="0"/>
      <w:marBottom w:val="0"/>
      <w:divBdr>
        <w:top w:val="none" w:sz="0" w:space="0" w:color="auto"/>
        <w:left w:val="none" w:sz="0" w:space="0" w:color="auto"/>
        <w:bottom w:val="none" w:sz="0" w:space="0" w:color="auto"/>
        <w:right w:val="none" w:sz="0" w:space="0" w:color="auto"/>
      </w:divBdr>
    </w:div>
    <w:div w:id="897015495">
      <w:bodyDiv w:val="1"/>
      <w:marLeft w:val="0"/>
      <w:marRight w:val="0"/>
      <w:marTop w:val="0"/>
      <w:marBottom w:val="0"/>
      <w:divBdr>
        <w:top w:val="none" w:sz="0" w:space="0" w:color="auto"/>
        <w:left w:val="none" w:sz="0" w:space="0" w:color="auto"/>
        <w:bottom w:val="none" w:sz="0" w:space="0" w:color="auto"/>
        <w:right w:val="none" w:sz="0" w:space="0" w:color="auto"/>
      </w:divBdr>
    </w:div>
    <w:div w:id="1000549947">
      <w:bodyDiv w:val="1"/>
      <w:marLeft w:val="0"/>
      <w:marRight w:val="0"/>
      <w:marTop w:val="0"/>
      <w:marBottom w:val="0"/>
      <w:divBdr>
        <w:top w:val="none" w:sz="0" w:space="0" w:color="auto"/>
        <w:left w:val="none" w:sz="0" w:space="0" w:color="auto"/>
        <w:bottom w:val="none" w:sz="0" w:space="0" w:color="auto"/>
        <w:right w:val="none" w:sz="0" w:space="0" w:color="auto"/>
      </w:divBdr>
    </w:div>
    <w:div w:id="1020161036">
      <w:bodyDiv w:val="1"/>
      <w:marLeft w:val="0"/>
      <w:marRight w:val="0"/>
      <w:marTop w:val="0"/>
      <w:marBottom w:val="0"/>
      <w:divBdr>
        <w:top w:val="none" w:sz="0" w:space="0" w:color="auto"/>
        <w:left w:val="none" w:sz="0" w:space="0" w:color="auto"/>
        <w:bottom w:val="none" w:sz="0" w:space="0" w:color="auto"/>
        <w:right w:val="none" w:sz="0" w:space="0" w:color="auto"/>
      </w:divBdr>
    </w:div>
    <w:div w:id="1044644058">
      <w:bodyDiv w:val="1"/>
      <w:marLeft w:val="0"/>
      <w:marRight w:val="0"/>
      <w:marTop w:val="0"/>
      <w:marBottom w:val="0"/>
      <w:divBdr>
        <w:top w:val="none" w:sz="0" w:space="0" w:color="auto"/>
        <w:left w:val="none" w:sz="0" w:space="0" w:color="auto"/>
        <w:bottom w:val="none" w:sz="0" w:space="0" w:color="auto"/>
        <w:right w:val="none" w:sz="0" w:space="0" w:color="auto"/>
      </w:divBdr>
    </w:div>
    <w:div w:id="1206259903">
      <w:bodyDiv w:val="1"/>
      <w:marLeft w:val="0"/>
      <w:marRight w:val="0"/>
      <w:marTop w:val="0"/>
      <w:marBottom w:val="0"/>
      <w:divBdr>
        <w:top w:val="none" w:sz="0" w:space="0" w:color="auto"/>
        <w:left w:val="none" w:sz="0" w:space="0" w:color="auto"/>
        <w:bottom w:val="none" w:sz="0" w:space="0" w:color="auto"/>
        <w:right w:val="none" w:sz="0" w:space="0" w:color="auto"/>
      </w:divBdr>
    </w:div>
    <w:div w:id="1319963117">
      <w:bodyDiv w:val="1"/>
      <w:marLeft w:val="0"/>
      <w:marRight w:val="0"/>
      <w:marTop w:val="0"/>
      <w:marBottom w:val="0"/>
      <w:divBdr>
        <w:top w:val="none" w:sz="0" w:space="0" w:color="auto"/>
        <w:left w:val="none" w:sz="0" w:space="0" w:color="auto"/>
        <w:bottom w:val="none" w:sz="0" w:space="0" w:color="auto"/>
        <w:right w:val="none" w:sz="0" w:space="0" w:color="auto"/>
      </w:divBdr>
    </w:div>
    <w:div w:id="1434862970">
      <w:bodyDiv w:val="1"/>
      <w:marLeft w:val="0"/>
      <w:marRight w:val="0"/>
      <w:marTop w:val="0"/>
      <w:marBottom w:val="0"/>
      <w:divBdr>
        <w:top w:val="none" w:sz="0" w:space="0" w:color="auto"/>
        <w:left w:val="none" w:sz="0" w:space="0" w:color="auto"/>
        <w:bottom w:val="none" w:sz="0" w:space="0" w:color="auto"/>
        <w:right w:val="none" w:sz="0" w:space="0" w:color="auto"/>
      </w:divBdr>
    </w:div>
    <w:div w:id="1436554531">
      <w:bodyDiv w:val="1"/>
      <w:marLeft w:val="0"/>
      <w:marRight w:val="0"/>
      <w:marTop w:val="0"/>
      <w:marBottom w:val="0"/>
      <w:divBdr>
        <w:top w:val="none" w:sz="0" w:space="0" w:color="auto"/>
        <w:left w:val="none" w:sz="0" w:space="0" w:color="auto"/>
        <w:bottom w:val="none" w:sz="0" w:space="0" w:color="auto"/>
        <w:right w:val="none" w:sz="0" w:space="0" w:color="auto"/>
      </w:divBdr>
    </w:div>
    <w:div w:id="1566642784">
      <w:bodyDiv w:val="1"/>
      <w:marLeft w:val="0"/>
      <w:marRight w:val="0"/>
      <w:marTop w:val="0"/>
      <w:marBottom w:val="0"/>
      <w:divBdr>
        <w:top w:val="none" w:sz="0" w:space="0" w:color="auto"/>
        <w:left w:val="none" w:sz="0" w:space="0" w:color="auto"/>
        <w:bottom w:val="none" w:sz="0" w:space="0" w:color="auto"/>
        <w:right w:val="none" w:sz="0" w:space="0" w:color="auto"/>
      </w:divBdr>
    </w:div>
    <w:div w:id="1616211129">
      <w:bodyDiv w:val="1"/>
      <w:marLeft w:val="0"/>
      <w:marRight w:val="0"/>
      <w:marTop w:val="0"/>
      <w:marBottom w:val="0"/>
      <w:divBdr>
        <w:top w:val="none" w:sz="0" w:space="0" w:color="auto"/>
        <w:left w:val="none" w:sz="0" w:space="0" w:color="auto"/>
        <w:bottom w:val="none" w:sz="0" w:space="0" w:color="auto"/>
        <w:right w:val="none" w:sz="0" w:space="0" w:color="auto"/>
      </w:divBdr>
    </w:div>
    <w:div w:id="16847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Fre79</b:Tag>
    <b:SourceType>Book</b:SourceType>
    <b:Guid>{243F3681-3387-4610-86F5-14178202D501}</b:Guid>
    <b:Title>Magnetic Position and Orientation Tracking System</b:Title>
    <b:Year>1979</b:Year>
    <b:Publisher>IEEE Transactions on Aerospace and Electronic Systems</b:Publisher>
    <b:Author>
      <b:Author>
        <b:NameList>
          <b:Person>
            <b:Last>Frederick H. Raab</b:Last>
            <b:First>Ernest</b:First>
            <b:Middle>B. Blood, Terry O. Steiner, Herbert R. Jones</b:Middle>
          </b:Person>
        </b:NameList>
      </b:Author>
    </b:Author>
    <b:RefOrder>1</b:RefOrder>
  </b:Source>
</b:Sources>
</file>

<file path=customXml/itemProps1.xml><?xml version="1.0" encoding="utf-8"?>
<ds:datastoreItem xmlns:ds="http://schemas.openxmlformats.org/officeDocument/2006/customXml" ds:itemID="{31ACFFF1-2EE4-4008-837D-64948D60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4</Pages>
  <Words>2318</Words>
  <Characters>13214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15501</CharactersWithSpaces>
  <SharedDoc>false</SharedDoc>
  <HLinks>
    <vt:vector size="12" baseType="variant">
      <vt:variant>
        <vt:i4>3276859</vt:i4>
      </vt:variant>
      <vt:variant>
        <vt:i4>3</vt:i4>
      </vt:variant>
      <vt:variant>
        <vt:i4>0</vt:i4>
      </vt:variant>
      <vt:variant>
        <vt:i4>5</vt:i4>
      </vt:variant>
      <vt:variant>
        <vt:lpwstr>http://tinyurl.com/43chze9</vt:lpwstr>
      </vt:variant>
      <vt:variant>
        <vt:lpwstr/>
      </vt:variant>
      <vt:variant>
        <vt:i4>3276859</vt:i4>
      </vt:variant>
      <vt:variant>
        <vt:i4>0</vt:i4>
      </vt:variant>
      <vt:variant>
        <vt:i4>0</vt:i4>
      </vt:variant>
      <vt:variant>
        <vt:i4>5</vt:i4>
      </vt:variant>
      <vt:variant>
        <vt:lpwstr>http://tinyurl.com/43chze9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Edward;Odeh, Mohammad</dc:creator>
  <cp:keywords>PD3D</cp:keywords>
  <cp:lastModifiedBy>Lobo, Fluvio</cp:lastModifiedBy>
  <cp:revision>21</cp:revision>
  <dcterms:created xsi:type="dcterms:W3CDTF">2017-10-31T02:03:00Z</dcterms:created>
  <dcterms:modified xsi:type="dcterms:W3CDTF">2017-10-31T22:44:00Z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-361110589</vt:i4>
  </property>
  <property fmtid="{D5CDD505-2E9C-101B-9397-08002B2CF9AE}" pid="3" name="ZOTERO_PREF_1">
    <vt:lpwstr>&lt;data data-version="3" zotero-version="5.0.22"&gt;&lt;session id="KffwFzWF"/&gt;&lt;style id="http://www.zotero.org/styles/american-society-of-mechanical-engineers" hasBibliography="1" bibliographyStyleHasBeenSet="0"/&gt;&lt;prefs&gt;&lt;pref name="fieldType" value="Field"/&gt;&lt;pre</vt:lpwstr>
  </property>
  <property fmtid="{D5CDD505-2E9C-101B-9397-08002B2CF9AE}" pid="4" name="ZOTERO_PREF_2">
    <vt:lpwstr>f name="automaticJournalAbbreviations" value="true"/&gt;&lt;pref name="noteType" value="0"/&gt;&lt;/prefs&gt;&lt;/data&gt;</vt:lpwstr>
  </property>
</Properties>
</file>